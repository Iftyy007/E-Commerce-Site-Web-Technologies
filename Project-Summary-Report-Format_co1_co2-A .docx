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4"/>
          <w:szCs w:val="24"/>
        </w:rPr>
        <w:id w:val="777838695"/>
        <w:docPartObj>
          <w:docPartGallery w:val="Cover Pages"/>
          <w:docPartUnique/>
        </w:docPartObj>
      </w:sdtPr>
      <w:sdtEndPr>
        <w:rPr>
          <w:color w:val="FFFFFF" w:themeColor="background1"/>
          <w:sz w:val="144"/>
          <w:szCs w:val="144"/>
        </w:rPr>
      </w:sdtEndPr>
      <w:sdtContent>
        <w:p w14:paraId="0C58B853" w14:textId="77777777" w:rsidR="007D7E60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B93652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0C58B8CB" wp14:editId="0C58B8CC">
                <wp:extent cx="1095375" cy="1102596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C58B854" w14:textId="77777777" w:rsidR="007D7E60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C58B855" w14:textId="77777777" w:rsidR="004E463B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144"/>
              <w:szCs w:val="144"/>
            </w:rPr>
          </w:pPr>
          <w:r w:rsidRPr="00B93652">
            <w:rPr>
              <w:rFonts w:ascii="Times New Roman" w:hAnsi="Times New Roman" w:cs="Times New Roman"/>
              <w:color w:val="00B0F0"/>
              <w:sz w:val="48"/>
              <w:szCs w:val="24"/>
            </w:rPr>
            <w:t>American International University- Bangladesh</w:t>
          </w:r>
        </w:p>
      </w:sdtContent>
    </w:sdt>
    <w:p w14:paraId="0C58B856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57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8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9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D" w14:textId="4ACFD9A6" w:rsidR="007D7E60" w:rsidRPr="00B93652" w:rsidRDefault="00056245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B93652">
        <w:rPr>
          <w:rFonts w:ascii="Times New Roman" w:hAnsi="Times New Roman" w:cs="Times New Roman"/>
          <w:color w:val="00B0F0"/>
          <w:sz w:val="40"/>
          <w:szCs w:val="24"/>
        </w:rPr>
        <w:t>CSC 3222: Web Technologies</w:t>
      </w:r>
    </w:p>
    <w:p w14:paraId="22DD90F2" w14:textId="77777777" w:rsidR="00EC48DE" w:rsidRPr="00B93652" w:rsidRDefault="00EC48DE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E" w14:textId="77777777" w:rsidR="00B57D96" w:rsidRPr="00B93652" w:rsidRDefault="00B57D96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F" w14:textId="2C1EF3AC" w:rsidR="007D7E60" w:rsidRPr="00B93652" w:rsidRDefault="00B57D96" w:rsidP="00B57D96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>CO1</w:t>
      </w:r>
      <w:r w:rsidR="00464A61" w:rsidRPr="00B93652">
        <w:rPr>
          <w:rFonts w:ascii="Times New Roman" w:hAnsi="Times New Roman" w:cs="Times New Roman"/>
          <w:color w:val="00B0F0"/>
          <w:sz w:val="36"/>
          <w:szCs w:val="24"/>
        </w:rPr>
        <w:t>.1</w:t>
      </w:r>
      <w:r w:rsidR="00EC48DE"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and CO</w:t>
      </w:r>
      <w:r w:rsidR="00464A61" w:rsidRPr="00B93652">
        <w:rPr>
          <w:rFonts w:ascii="Times New Roman" w:hAnsi="Times New Roman" w:cs="Times New Roman"/>
          <w:color w:val="00B0F0"/>
          <w:sz w:val="36"/>
          <w:szCs w:val="24"/>
        </w:rPr>
        <w:t>2.1</w:t>
      </w:r>
      <w:r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Evaluation</w:t>
      </w:r>
    </w:p>
    <w:p w14:paraId="0C58B860" w14:textId="3A724AEF" w:rsidR="007D7E60" w:rsidRPr="00B93652" w:rsidRDefault="007D7E60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B93652">
        <w:rPr>
          <w:rFonts w:ascii="Times New Roman" w:hAnsi="Times New Roman" w:cs="Times New Roman"/>
          <w:color w:val="00B0F0"/>
          <w:sz w:val="40"/>
          <w:szCs w:val="24"/>
        </w:rPr>
        <w:t>Project Report</w:t>
      </w:r>
    </w:p>
    <w:p w14:paraId="0C58B861" w14:textId="1A18523F" w:rsidR="007D7E60" w:rsidRPr="00B93652" w:rsidRDefault="00A108C2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>
        <w:rPr>
          <w:rFonts w:ascii="Times New Roman" w:hAnsi="Times New Roman" w:cs="Times New Roman"/>
          <w:color w:val="00B0F0"/>
          <w:sz w:val="36"/>
          <w:szCs w:val="24"/>
        </w:rPr>
        <w:t>Spring</w:t>
      </w:r>
      <w:r w:rsidR="007978E0"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</w:t>
      </w:r>
      <w:r>
        <w:rPr>
          <w:rFonts w:ascii="Times New Roman" w:hAnsi="Times New Roman" w:cs="Times New Roman"/>
          <w:color w:val="00B0F0"/>
          <w:sz w:val="36"/>
          <w:szCs w:val="24"/>
        </w:rPr>
        <w:t>20</w:t>
      </w:r>
      <w:r w:rsidR="007D7E60" w:rsidRPr="00B93652">
        <w:rPr>
          <w:rFonts w:ascii="Times New Roman" w:hAnsi="Times New Roman" w:cs="Times New Roman"/>
          <w:color w:val="00B0F0"/>
          <w:sz w:val="36"/>
          <w:szCs w:val="24"/>
        </w:rPr>
        <w:t>-</w:t>
      </w:r>
      <w:r w:rsidR="007978E0" w:rsidRPr="00B93652">
        <w:rPr>
          <w:rFonts w:ascii="Times New Roman" w:hAnsi="Times New Roman" w:cs="Times New Roman"/>
          <w:color w:val="00B0F0"/>
          <w:sz w:val="36"/>
          <w:szCs w:val="24"/>
        </w:rPr>
        <w:t>2</w:t>
      </w:r>
      <w:r>
        <w:rPr>
          <w:rFonts w:ascii="Times New Roman" w:hAnsi="Times New Roman" w:cs="Times New Roman"/>
          <w:color w:val="00B0F0"/>
          <w:sz w:val="36"/>
          <w:szCs w:val="24"/>
        </w:rPr>
        <w:t>1</w:t>
      </w:r>
    </w:p>
    <w:p w14:paraId="0C58B862" w14:textId="77777777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3" w14:textId="77777777" w:rsidR="001F020C" w:rsidRPr="00B93652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4" w14:textId="77777777" w:rsidR="001F020C" w:rsidRPr="00B93652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16C10645" w14:textId="2D8CB06F" w:rsidR="00310E88" w:rsidRPr="00B57D96" w:rsidRDefault="007D7E60" w:rsidP="00310E88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34"/>
          <w:szCs w:val="20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>Project Title:</w:t>
      </w:r>
      <w:r w:rsidR="001D37B3">
        <w:rPr>
          <w:rFonts w:ascii="Times New Roman" w:hAnsi="Times New Roman" w:cs="Times New Roman"/>
          <w:color w:val="00B0F0"/>
          <w:sz w:val="36"/>
          <w:szCs w:val="24"/>
        </w:rPr>
        <w:t xml:space="preserve"> </w:t>
      </w:r>
      <w:r w:rsidR="00310E88">
        <w:rPr>
          <w:rFonts w:ascii="Times New Roman" w:hAnsi="Times New Roman" w:cs="Times New Roman"/>
          <w:b/>
          <w:color w:val="FF0000"/>
          <w:sz w:val="34"/>
          <w:szCs w:val="20"/>
        </w:rPr>
        <w:t>E</w:t>
      </w:r>
      <w:r w:rsidR="002006BF">
        <w:rPr>
          <w:rFonts w:ascii="Times New Roman" w:hAnsi="Times New Roman" w:cs="Times New Roman"/>
          <w:b/>
          <w:color w:val="FF0000"/>
          <w:sz w:val="34"/>
          <w:szCs w:val="20"/>
        </w:rPr>
        <w:t>-</w:t>
      </w:r>
      <w:r w:rsidR="00310E88">
        <w:rPr>
          <w:rFonts w:ascii="Times New Roman" w:hAnsi="Times New Roman" w:cs="Times New Roman"/>
          <w:b/>
          <w:color w:val="FF0000"/>
          <w:sz w:val="34"/>
          <w:szCs w:val="20"/>
        </w:rPr>
        <w:t>commerce Site Management System</w:t>
      </w:r>
    </w:p>
    <w:p w14:paraId="23B57525" w14:textId="5C708853" w:rsidR="00586EF2" w:rsidRPr="00B93652" w:rsidRDefault="00586EF2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Section: </w:t>
      </w:r>
      <w:r w:rsidR="00A108C2">
        <w:rPr>
          <w:rFonts w:ascii="Times New Roman" w:hAnsi="Times New Roman" w:cs="Times New Roman"/>
          <w:color w:val="FF0000"/>
          <w:sz w:val="36"/>
          <w:szCs w:val="24"/>
        </w:rPr>
        <w:t>A</w:t>
      </w:r>
    </w:p>
    <w:p w14:paraId="0C58B867" w14:textId="77777777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</w:p>
    <w:p w14:paraId="0C58B868" w14:textId="77777777" w:rsidR="008A7DF5" w:rsidRPr="00B93652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 w:rsidR="007D7E60" w:rsidRPr="00B93652" w14:paraId="0C58B86B" w14:textId="77777777" w:rsidTr="00B35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9" w14:textId="77777777" w:rsidR="007D7E60" w:rsidRPr="00B93652" w:rsidRDefault="007D7E60" w:rsidP="008A7DF5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</w:pPr>
            <w:r w:rsidRPr="00B93652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A" w14:textId="77777777" w:rsidR="007D7E60" w:rsidRPr="00B93652" w:rsidRDefault="007D7E60" w:rsidP="008A7DF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</w:pPr>
            <w:r w:rsidRPr="00B93652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Id</w:t>
            </w:r>
          </w:p>
        </w:tc>
      </w:tr>
      <w:tr w:rsidR="007D7E60" w:rsidRPr="00B93652" w14:paraId="0C58B86E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6C" w14:textId="56BE5E5C" w:rsidR="007D7E60" w:rsidRPr="00B93652" w:rsidRDefault="001D37B3" w:rsidP="00871741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Alam, Md. Iftakhar</w:t>
            </w:r>
          </w:p>
        </w:tc>
        <w:tc>
          <w:tcPr>
            <w:tcW w:w="3932" w:type="dxa"/>
            <w:vAlign w:val="center"/>
          </w:tcPr>
          <w:p w14:paraId="0C58B86D" w14:textId="7C24EB1C" w:rsidR="007D7E60" w:rsidRPr="00B93652" w:rsidRDefault="001D37B3" w:rsidP="00871741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17-35518-3</w:t>
            </w:r>
          </w:p>
        </w:tc>
      </w:tr>
      <w:tr w:rsidR="007D7E60" w:rsidRPr="00B93652" w14:paraId="0C58B871" w14:textId="77777777" w:rsidTr="008A7DF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6F" w14:textId="17C61641" w:rsidR="007D7E60" w:rsidRPr="00B93652" w:rsidRDefault="001D37B3" w:rsidP="00871741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Bristy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Mushfika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 Jannat</w:t>
            </w:r>
          </w:p>
        </w:tc>
        <w:tc>
          <w:tcPr>
            <w:tcW w:w="3932" w:type="dxa"/>
            <w:vAlign w:val="center"/>
          </w:tcPr>
          <w:p w14:paraId="0C58B870" w14:textId="1B7062D6" w:rsidR="007D7E60" w:rsidRPr="00B93652" w:rsidRDefault="00D60A6A" w:rsidP="0087174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17-35530-3</w:t>
            </w:r>
          </w:p>
        </w:tc>
      </w:tr>
      <w:tr w:rsidR="007D7E60" w:rsidRPr="00B93652" w14:paraId="0C58B874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72" w14:textId="3FDE4FDF" w:rsidR="007D7E60" w:rsidRPr="00B93652" w:rsidRDefault="005325A3" w:rsidP="00871741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Saha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, Amit</w:t>
            </w:r>
          </w:p>
        </w:tc>
        <w:tc>
          <w:tcPr>
            <w:tcW w:w="3932" w:type="dxa"/>
            <w:vAlign w:val="center"/>
          </w:tcPr>
          <w:p w14:paraId="0C58B873" w14:textId="7CCF83C4" w:rsidR="007D7E60" w:rsidRPr="00B93652" w:rsidRDefault="005325A3" w:rsidP="00871741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18-36075-1</w:t>
            </w:r>
          </w:p>
        </w:tc>
      </w:tr>
      <w:tr w:rsidR="007D7E60" w:rsidRPr="00B93652" w14:paraId="0C58B877" w14:textId="77777777" w:rsidTr="008A7DF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75" w14:textId="791EB2DA" w:rsidR="007D7E60" w:rsidRPr="00B93652" w:rsidRDefault="005325A3" w:rsidP="00871741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Chowdhury, Md.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Samiul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Hauque</w:t>
            </w:r>
            <w:proofErr w:type="spellEnd"/>
          </w:p>
        </w:tc>
        <w:tc>
          <w:tcPr>
            <w:tcW w:w="3932" w:type="dxa"/>
            <w:vAlign w:val="center"/>
          </w:tcPr>
          <w:p w14:paraId="0C58B876" w14:textId="452DC581" w:rsidR="007D7E60" w:rsidRPr="00B93652" w:rsidRDefault="005325A3" w:rsidP="0087174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18-36072-1</w:t>
            </w:r>
          </w:p>
        </w:tc>
      </w:tr>
    </w:tbl>
    <w:p w14:paraId="0C58B878" w14:textId="620EF0D4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7239E1E2" w14:textId="319B9862" w:rsidR="00925AAD" w:rsidRPr="00B93652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3931B60D" w14:textId="4321F161" w:rsidR="00925AAD" w:rsidRPr="00B93652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835FC38" w14:textId="77777777" w:rsidR="00925AAD" w:rsidRPr="00B93652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79" w14:textId="77777777" w:rsidR="008A7DF5" w:rsidRPr="00B93652" w:rsidRDefault="008A7DF5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7A" w14:textId="77777777" w:rsidR="008A7DF5" w:rsidRPr="00B93652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C58B87D" w14:textId="045B0552" w:rsidR="002B29B8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I</w:t>
      </w:r>
      <w:r w:rsidR="002B29B8" w:rsidRPr="00B93652">
        <w:rPr>
          <w:rFonts w:ascii="Times New Roman" w:hAnsi="Times New Roman" w:cs="Times New Roman"/>
          <w:sz w:val="28"/>
          <w:szCs w:val="24"/>
        </w:rPr>
        <w:t>ntroduction:</w:t>
      </w:r>
    </w:p>
    <w:p w14:paraId="32E7BED5" w14:textId="77777777" w:rsidR="003B34AD" w:rsidRDefault="003B34AD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5657A596" w14:textId="433D7C8F" w:rsidR="00917434" w:rsidRDefault="00917434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For the last couple of</w:t>
      </w:r>
      <w:r w:rsidR="00B51A28">
        <w:rPr>
          <w:rFonts w:ascii="Times New Roman" w:hAnsi="Times New Roman" w:cs="Times New Roman"/>
          <w:sz w:val="28"/>
          <w:szCs w:val="24"/>
        </w:rPr>
        <w:t xml:space="preserve"> decade</w:t>
      </w:r>
      <w:r w:rsidR="002006BF">
        <w:rPr>
          <w:rFonts w:ascii="Times New Roman" w:hAnsi="Times New Roman" w:cs="Times New Roman"/>
          <w:sz w:val="28"/>
          <w:szCs w:val="24"/>
        </w:rPr>
        <w:t>s</w:t>
      </w:r>
      <w:r w:rsidR="00595EB7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we have seen a </w:t>
      </w:r>
      <w:r w:rsidR="00544741">
        <w:rPr>
          <w:rFonts w:ascii="Times New Roman" w:hAnsi="Times New Roman" w:cs="Times New Roman"/>
          <w:sz w:val="28"/>
          <w:szCs w:val="24"/>
        </w:rPr>
        <w:t>massiv</w:t>
      </w:r>
      <w:r>
        <w:rPr>
          <w:rFonts w:ascii="Times New Roman" w:hAnsi="Times New Roman" w:cs="Times New Roman"/>
          <w:sz w:val="28"/>
          <w:szCs w:val="24"/>
        </w:rPr>
        <w:t>e surge in demand for e</w:t>
      </w:r>
      <w:r w:rsidR="00544741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 xml:space="preserve">commerce websites &amp; </w:t>
      </w:r>
      <w:r w:rsidR="002006BF">
        <w:rPr>
          <w:rFonts w:ascii="Times New Roman" w:hAnsi="Times New Roman" w:cs="Times New Roman"/>
          <w:sz w:val="28"/>
          <w:szCs w:val="24"/>
        </w:rPr>
        <w:t xml:space="preserve">it </w:t>
      </w:r>
      <w:r>
        <w:rPr>
          <w:rFonts w:ascii="Times New Roman" w:hAnsi="Times New Roman" w:cs="Times New Roman"/>
          <w:sz w:val="28"/>
          <w:szCs w:val="24"/>
        </w:rPr>
        <w:t xml:space="preserve">is only going </w:t>
      </w:r>
      <w:r w:rsidR="00437FF0">
        <w:rPr>
          <w:rFonts w:ascii="Times New Roman" w:hAnsi="Times New Roman" w:cs="Times New Roman"/>
          <w:sz w:val="28"/>
          <w:szCs w:val="24"/>
        </w:rPr>
        <w:t>up during this pandemic (COVID-19)</w:t>
      </w:r>
      <w:r w:rsidR="00E17CAC">
        <w:rPr>
          <w:rFonts w:ascii="Times New Roman" w:hAnsi="Times New Roman" w:cs="Times New Roman"/>
          <w:sz w:val="28"/>
          <w:szCs w:val="24"/>
        </w:rPr>
        <w:t>.</w:t>
      </w:r>
      <w:r w:rsidR="00595EB7">
        <w:rPr>
          <w:rFonts w:ascii="Times New Roman" w:hAnsi="Times New Roman" w:cs="Times New Roman"/>
          <w:sz w:val="28"/>
          <w:szCs w:val="24"/>
        </w:rPr>
        <w:t xml:space="preserve"> So, we decided to build a website for the users </w:t>
      </w:r>
      <w:r w:rsidR="00D56FF7">
        <w:rPr>
          <w:rFonts w:ascii="Times New Roman" w:hAnsi="Times New Roman" w:cs="Times New Roman"/>
          <w:sz w:val="28"/>
          <w:szCs w:val="24"/>
        </w:rPr>
        <w:t xml:space="preserve">to provide them with </w:t>
      </w:r>
      <w:r w:rsidR="00595EB7">
        <w:rPr>
          <w:rFonts w:ascii="Times New Roman" w:hAnsi="Times New Roman" w:cs="Times New Roman"/>
          <w:sz w:val="28"/>
          <w:szCs w:val="24"/>
        </w:rPr>
        <w:t>a seamless experience.</w:t>
      </w:r>
    </w:p>
    <w:p w14:paraId="2F3409F4" w14:textId="77777777" w:rsidR="00917434" w:rsidRPr="00B93652" w:rsidRDefault="00917434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C58B87E" w14:textId="6D277B35" w:rsidR="002B29B8" w:rsidRDefault="00356FA2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Background Study</w:t>
      </w:r>
    </w:p>
    <w:p w14:paraId="1EAE8D94" w14:textId="297A1AD8" w:rsidR="002006BF" w:rsidRDefault="002006BF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7581151F" w14:textId="6DE7FE4D" w:rsidR="006D6CF4" w:rsidRDefault="002006BF" w:rsidP="002006B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We have researched </w:t>
      </w:r>
      <w:r w:rsidR="00544741">
        <w:rPr>
          <w:rFonts w:ascii="Times New Roman" w:hAnsi="Times New Roman" w:cs="Times New Roman"/>
          <w:sz w:val="28"/>
          <w:szCs w:val="24"/>
        </w:rPr>
        <w:t>many</w:t>
      </w:r>
      <w:r>
        <w:rPr>
          <w:rFonts w:ascii="Times New Roman" w:hAnsi="Times New Roman" w:cs="Times New Roman"/>
          <w:sz w:val="28"/>
          <w:szCs w:val="24"/>
        </w:rPr>
        <w:t xml:space="preserve"> websites to get a clear view of the structure of a</w:t>
      </w:r>
      <w:r w:rsidR="006D6CF4">
        <w:rPr>
          <w:rFonts w:ascii="Times New Roman" w:hAnsi="Times New Roman" w:cs="Times New Roman"/>
          <w:sz w:val="28"/>
          <w:szCs w:val="24"/>
        </w:rPr>
        <w:t>n</w:t>
      </w:r>
      <w:r>
        <w:rPr>
          <w:rFonts w:ascii="Times New Roman" w:hAnsi="Times New Roman" w:cs="Times New Roman"/>
          <w:sz w:val="28"/>
          <w:szCs w:val="24"/>
        </w:rPr>
        <w:t xml:space="preserve"> e-commerce site.</w:t>
      </w:r>
    </w:p>
    <w:p w14:paraId="4884191E" w14:textId="77777777" w:rsidR="006D6CF4" w:rsidRDefault="006D6CF4" w:rsidP="002006B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48883CAE" w14:textId="7813B772" w:rsidR="002006BF" w:rsidRDefault="00836522" w:rsidP="000F372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hyperlink r:id="rId11" w:history="1">
        <w:r w:rsidR="000F372A" w:rsidRPr="00713FE2">
          <w:rPr>
            <w:rStyle w:val="Hyperlink"/>
            <w:rFonts w:ascii="Times New Roman" w:hAnsi="Times New Roman" w:cs="Times New Roman"/>
            <w:sz w:val="28"/>
            <w:szCs w:val="24"/>
          </w:rPr>
          <w:t>https://www.amazon.com/</w:t>
        </w:r>
      </w:hyperlink>
      <w:r w:rsidR="000F372A">
        <w:rPr>
          <w:rFonts w:ascii="Times New Roman" w:hAnsi="Times New Roman" w:cs="Times New Roman"/>
          <w:sz w:val="28"/>
          <w:szCs w:val="24"/>
        </w:rPr>
        <w:t>:</w:t>
      </w:r>
      <w:r w:rsidR="000F372A" w:rsidRPr="000F372A">
        <w:rPr>
          <w:rFonts w:ascii="Times New Roman" w:hAnsi="Times New Roman" w:cs="Times New Roman"/>
          <w:sz w:val="28"/>
          <w:szCs w:val="24"/>
        </w:rPr>
        <w:t xml:space="preserve"> </w:t>
      </w:r>
      <w:r w:rsidR="000F372A">
        <w:rPr>
          <w:rFonts w:ascii="Times New Roman" w:hAnsi="Times New Roman" w:cs="Times New Roman"/>
          <w:sz w:val="28"/>
          <w:szCs w:val="24"/>
        </w:rPr>
        <w:t xml:space="preserve">The world leader in </w:t>
      </w:r>
      <w:r w:rsidR="00544741">
        <w:rPr>
          <w:rFonts w:ascii="Times New Roman" w:hAnsi="Times New Roman" w:cs="Times New Roman"/>
          <w:sz w:val="28"/>
          <w:szCs w:val="24"/>
        </w:rPr>
        <w:t xml:space="preserve">the </w:t>
      </w:r>
      <w:r w:rsidR="000F372A">
        <w:rPr>
          <w:rFonts w:ascii="Times New Roman" w:hAnsi="Times New Roman" w:cs="Times New Roman"/>
          <w:sz w:val="28"/>
          <w:szCs w:val="24"/>
        </w:rPr>
        <w:t xml:space="preserve">e-commerce space. </w:t>
      </w:r>
      <w:r w:rsidR="00AD7AA5">
        <w:rPr>
          <w:rFonts w:ascii="Times New Roman" w:hAnsi="Times New Roman" w:cs="Times New Roman"/>
          <w:sz w:val="28"/>
          <w:szCs w:val="24"/>
        </w:rPr>
        <w:t>We have studied their website to develop a hierarchy model &amp; design.</w:t>
      </w:r>
    </w:p>
    <w:p w14:paraId="246D1BED" w14:textId="28382AAB" w:rsidR="000F372A" w:rsidRDefault="000F372A" w:rsidP="000F372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51EB0D7F" w14:textId="1E9E03F6" w:rsidR="0036621C" w:rsidRDefault="00836522" w:rsidP="000F372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hyperlink r:id="rId12" w:history="1">
        <w:r w:rsidR="000F372A" w:rsidRPr="00713FE2">
          <w:rPr>
            <w:rStyle w:val="Hyperlink"/>
            <w:rFonts w:ascii="Times New Roman" w:hAnsi="Times New Roman" w:cs="Times New Roman"/>
            <w:sz w:val="28"/>
            <w:szCs w:val="24"/>
          </w:rPr>
          <w:t>https://www.daraz.com.bd/</w:t>
        </w:r>
      </w:hyperlink>
      <w:r w:rsidR="00631518">
        <w:rPr>
          <w:rFonts w:ascii="Times New Roman" w:hAnsi="Times New Roman" w:cs="Times New Roman"/>
          <w:sz w:val="28"/>
          <w:szCs w:val="24"/>
        </w:rPr>
        <w:t>: A leading e-commerce site in Bangladesh.</w:t>
      </w:r>
      <w:r w:rsidR="007408CF">
        <w:rPr>
          <w:rFonts w:ascii="Times New Roman" w:hAnsi="Times New Roman" w:cs="Times New Roman"/>
          <w:sz w:val="28"/>
          <w:szCs w:val="24"/>
        </w:rPr>
        <w:t xml:space="preserve"> Navigation style, Menu designs were studied from here.</w:t>
      </w:r>
    </w:p>
    <w:p w14:paraId="33B91415" w14:textId="77777777" w:rsidR="00631518" w:rsidRPr="000F372A" w:rsidRDefault="00631518" w:rsidP="000F372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77D8BFAD" w14:textId="49E5993B" w:rsidR="00FC74BC" w:rsidRPr="000F372A" w:rsidRDefault="00836522" w:rsidP="000F372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hyperlink r:id="rId13" w:history="1">
        <w:r w:rsidR="0054443C" w:rsidRPr="00713FE2">
          <w:rPr>
            <w:rStyle w:val="Hyperlink"/>
            <w:rFonts w:ascii="Times New Roman" w:hAnsi="Times New Roman" w:cs="Times New Roman"/>
            <w:sz w:val="28"/>
            <w:szCs w:val="24"/>
          </w:rPr>
          <w:t>https://www.rokomari.com/</w:t>
        </w:r>
      </w:hyperlink>
      <w:r w:rsidR="005E73FD">
        <w:rPr>
          <w:rFonts w:ascii="Times New Roman" w:hAnsi="Times New Roman" w:cs="Times New Roman"/>
          <w:sz w:val="28"/>
          <w:szCs w:val="24"/>
        </w:rPr>
        <w:t>:</w:t>
      </w:r>
      <w:r w:rsidR="0054443C">
        <w:rPr>
          <w:rFonts w:ascii="Times New Roman" w:hAnsi="Times New Roman" w:cs="Times New Roman"/>
          <w:sz w:val="28"/>
          <w:szCs w:val="24"/>
        </w:rPr>
        <w:t xml:space="preserve"> It is one of the most popular sites in Bangladesh. </w:t>
      </w:r>
      <w:r w:rsidR="00186C2A">
        <w:rPr>
          <w:rFonts w:ascii="Times New Roman" w:hAnsi="Times New Roman" w:cs="Times New Roman"/>
          <w:sz w:val="28"/>
          <w:szCs w:val="24"/>
        </w:rPr>
        <w:t>Various information regarding user profile &amp; layouts were researched f</w:t>
      </w:r>
      <w:r w:rsidR="00544741">
        <w:rPr>
          <w:rFonts w:ascii="Times New Roman" w:hAnsi="Times New Roman" w:cs="Times New Roman"/>
          <w:sz w:val="28"/>
          <w:szCs w:val="24"/>
        </w:rPr>
        <w:t>ro</w:t>
      </w:r>
      <w:r w:rsidR="00186C2A">
        <w:rPr>
          <w:rFonts w:ascii="Times New Roman" w:hAnsi="Times New Roman" w:cs="Times New Roman"/>
          <w:sz w:val="28"/>
          <w:szCs w:val="24"/>
        </w:rPr>
        <w:t>m this site.</w:t>
      </w:r>
    </w:p>
    <w:p w14:paraId="4C648D29" w14:textId="77777777" w:rsidR="002006BF" w:rsidRPr="00B93652" w:rsidRDefault="002006BF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48F3814B" w14:textId="4FA6071E" w:rsidR="008F73F4" w:rsidRPr="00B93652" w:rsidRDefault="008F73F4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Requirement Analysis:</w:t>
      </w:r>
    </w:p>
    <w:p w14:paraId="2F6BD6DA" w14:textId="77777777" w:rsidR="008F73F4" w:rsidRPr="00B93652" w:rsidRDefault="008F73F4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C58B87F" w14:textId="77777777" w:rsidR="00CF0CF1" w:rsidRPr="00B93652" w:rsidRDefault="00CF0CF1" w:rsidP="008F73F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User Category:</w:t>
      </w:r>
    </w:p>
    <w:p w14:paraId="0C58B880" w14:textId="77777777" w:rsidR="009C3768" w:rsidRPr="00B93652" w:rsidRDefault="009C376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81" w14:textId="5BA078C2" w:rsidR="009C3768" w:rsidRPr="00B93652" w:rsidRDefault="00262F00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 xml:space="preserve">There are </w:t>
      </w:r>
      <w:r w:rsidR="00544741">
        <w:rPr>
          <w:rFonts w:ascii="Times New Roman" w:hAnsi="Times New Roman" w:cs="Times New Roman"/>
          <w:sz w:val="24"/>
          <w:szCs w:val="24"/>
        </w:rPr>
        <w:t>four</w:t>
      </w:r>
      <w:r w:rsidR="00620DEB">
        <w:rPr>
          <w:rFonts w:ascii="Times New Roman" w:hAnsi="Times New Roman" w:cs="Times New Roman"/>
          <w:sz w:val="24"/>
          <w:szCs w:val="24"/>
        </w:rPr>
        <w:t xml:space="preserve"> </w:t>
      </w:r>
      <w:r w:rsidR="009C3768" w:rsidRPr="00B93652">
        <w:rPr>
          <w:rFonts w:ascii="Times New Roman" w:hAnsi="Times New Roman" w:cs="Times New Roman"/>
          <w:sz w:val="24"/>
          <w:szCs w:val="24"/>
        </w:rPr>
        <w:t>types of Users here. They are:</w:t>
      </w:r>
    </w:p>
    <w:p w14:paraId="0C58B882" w14:textId="77777777" w:rsidR="009C3768" w:rsidRPr="00B93652" w:rsidRDefault="009C3768" w:rsidP="007D7E60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AA816E" w14:textId="69A5EBC1" w:rsidR="00A52832" w:rsidRDefault="00A52832" w:rsidP="007D7E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14:paraId="0C58B884" w14:textId="1143EF55" w:rsidR="00CF0CF1" w:rsidRPr="00A52832" w:rsidRDefault="00A52832" w:rsidP="007D7E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</w:t>
      </w:r>
    </w:p>
    <w:p w14:paraId="6257CD9E" w14:textId="77777777" w:rsidR="00A52832" w:rsidRDefault="00A52832" w:rsidP="0083240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Vendor</w:t>
      </w:r>
    </w:p>
    <w:p w14:paraId="333343A7" w14:textId="024C8443" w:rsidR="0083240D" w:rsidRPr="00B93652" w:rsidRDefault="00A52832" w:rsidP="0083240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Consumer</w:t>
      </w:r>
    </w:p>
    <w:p w14:paraId="28FBDDF0" w14:textId="77777777" w:rsidR="0083240D" w:rsidRPr="00B93652" w:rsidRDefault="0083240D" w:rsidP="0083240D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58B886" w14:textId="77777777" w:rsidR="00CF0CF1" w:rsidRPr="00B93652" w:rsidRDefault="00CF0CF1" w:rsidP="008F73F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Feature List:</w:t>
      </w:r>
    </w:p>
    <w:p w14:paraId="0C58B887" w14:textId="77777777" w:rsidR="00CF0CF1" w:rsidRPr="00B93652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88" w14:textId="3645A31D" w:rsidR="004E463B" w:rsidRPr="00B93652" w:rsidRDefault="004E463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In this project</w:t>
      </w:r>
      <w:r w:rsidR="00544741">
        <w:rPr>
          <w:rFonts w:ascii="Times New Roman" w:hAnsi="Times New Roman" w:cs="Times New Roman"/>
          <w:sz w:val="24"/>
          <w:szCs w:val="24"/>
        </w:rPr>
        <w:t>,</w:t>
      </w:r>
      <w:r w:rsidRPr="00B93652">
        <w:rPr>
          <w:rFonts w:ascii="Times New Roman" w:hAnsi="Times New Roman" w:cs="Times New Roman"/>
          <w:sz w:val="24"/>
          <w:szCs w:val="24"/>
        </w:rPr>
        <w:t xml:space="preserve"> the “</w:t>
      </w:r>
      <w:r w:rsidR="00867F36">
        <w:rPr>
          <w:rFonts w:ascii="Times New Roman" w:hAnsi="Times New Roman" w:cs="Times New Roman"/>
          <w:sz w:val="24"/>
          <w:szCs w:val="24"/>
        </w:rPr>
        <w:t>Admin</w:t>
      </w:r>
      <w:r w:rsidRPr="00B93652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0C58B889" w14:textId="77777777" w:rsidR="004E463B" w:rsidRPr="00B93652" w:rsidRDefault="004E463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EC079E4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Log in / Log out</w:t>
      </w:r>
    </w:p>
    <w:p w14:paraId="6911177D" w14:textId="288F53F2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Information Update &amp; View</w:t>
      </w:r>
      <w:ins w:id="0" w:author="MIR MD. KAWSUR" w:date="2021-02-22T06:44:00Z">
        <w:r>
          <w:t xml:space="preserve"> Profile </w:t>
        </w:r>
      </w:ins>
      <w:r>
        <w:t>(Admin)</w:t>
      </w:r>
    </w:p>
    <w:p w14:paraId="4FBEF365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ins w:id="1" w:author="MIR MD. KAWSUR" w:date="2021-02-22T06:44:00Z">
        <w:r>
          <w:lastRenderedPageBreak/>
          <w:t>Man</w:t>
        </w:r>
      </w:ins>
      <w:ins w:id="2" w:author="MIR MD. KAWSUR" w:date="2021-02-22T06:45:00Z">
        <w:r>
          <w:t>agers [Add/Remove]</w:t>
        </w:r>
      </w:ins>
    </w:p>
    <w:p w14:paraId="6B8C537D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View Products</w:t>
      </w:r>
    </w:p>
    <w:p w14:paraId="016BCE89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View Vendors List</w:t>
      </w:r>
    </w:p>
    <w:p w14:paraId="1FDF1572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Approve Salary (Managers)</w:t>
      </w:r>
    </w:p>
    <w:p w14:paraId="4C466851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Approve Bonus (Managers)</w:t>
      </w:r>
    </w:p>
    <w:p w14:paraId="441CCFB8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View Consumers List</w:t>
      </w:r>
    </w:p>
    <w:p w14:paraId="20599160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View Selling History</w:t>
      </w:r>
    </w:p>
    <w:p w14:paraId="272AC6F3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Review Complaints Against Managers</w:t>
      </w:r>
    </w:p>
    <w:p w14:paraId="2F1F1F29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Delete Review of Products</w:t>
      </w:r>
    </w:p>
    <w:p w14:paraId="57FB3B4A" w14:textId="77777777" w:rsid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Approve Membership Purchase (Consumer)</w:t>
      </w:r>
    </w:p>
    <w:p w14:paraId="0C58B88F" w14:textId="06158993" w:rsidR="004E463B" w:rsidRPr="001363B4" w:rsidRDefault="001363B4" w:rsidP="001363B4">
      <w:pPr>
        <w:pStyle w:val="ListParagraph"/>
        <w:numPr>
          <w:ilvl w:val="0"/>
          <w:numId w:val="2"/>
        </w:numPr>
        <w:spacing w:line="480" w:lineRule="auto"/>
      </w:pPr>
      <w:r>
        <w:t>Send Message (Manager / Vendor/ Consumer)</w:t>
      </w:r>
    </w:p>
    <w:p w14:paraId="0C58B890" w14:textId="77777777" w:rsidR="00E62CA4" w:rsidRPr="00B93652" w:rsidRDefault="00E62CA4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91" w14:textId="0BEA0F34" w:rsidR="00A239B8" w:rsidRPr="00B93652" w:rsidRDefault="00A239B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In this project the “</w:t>
      </w:r>
      <w:r w:rsidR="000F1A08">
        <w:rPr>
          <w:rFonts w:ascii="Times New Roman" w:hAnsi="Times New Roman" w:cs="Times New Roman"/>
          <w:sz w:val="24"/>
          <w:szCs w:val="24"/>
        </w:rPr>
        <w:t>Manager</w:t>
      </w:r>
      <w:r w:rsidRPr="00B93652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0C58B892" w14:textId="77777777" w:rsidR="00A239B8" w:rsidRPr="00B93652" w:rsidRDefault="00A239B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2130C83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Log in / Log out</w:t>
      </w:r>
    </w:p>
    <w:p w14:paraId="0FD3F780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 xml:space="preserve">Basic Information Update &amp; View profile </w:t>
      </w:r>
    </w:p>
    <w:p w14:paraId="51CAB148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Add/Remove Vendor</w:t>
      </w:r>
    </w:p>
    <w:p w14:paraId="67FFF171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Withdraw Salary</w:t>
      </w:r>
    </w:p>
    <w:p w14:paraId="60DE7788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Review Consumer Complaints</w:t>
      </w:r>
    </w:p>
    <w:p w14:paraId="519C836F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View Product List</w:t>
      </w:r>
    </w:p>
    <w:p w14:paraId="7C6B09CB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View Vendor List</w:t>
      </w:r>
    </w:p>
    <w:p w14:paraId="3163B419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View Vendors Sales History</w:t>
      </w:r>
    </w:p>
    <w:p w14:paraId="5900E697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Update Vendors Information</w:t>
      </w:r>
    </w:p>
    <w:p w14:paraId="129B21F3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Approve Registration of Vendors</w:t>
      </w:r>
    </w:p>
    <w:p w14:paraId="64721AC0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Request for Bonus (To Admin)</w:t>
      </w:r>
    </w:p>
    <w:p w14:paraId="08792FCA" w14:textId="77777777" w:rsidR="00531BE6" w:rsidRDefault="00531BE6" w:rsidP="00531BE6">
      <w:pPr>
        <w:pStyle w:val="ListParagraph"/>
        <w:numPr>
          <w:ilvl w:val="0"/>
          <w:numId w:val="8"/>
        </w:numPr>
        <w:spacing w:line="480" w:lineRule="auto"/>
      </w:pPr>
      <w:r>
        <w:t>Send Message (To Admin)</w:t>
      </w:r>
    </w:p>
    <w:p w14:paraId="1CB2C4EE" w14:textId="107CF14E" w:rsidR="002023F9" w:rsidRDefault="002023F9" w:rsidP="002023F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23F9">
        <w:rPr>
          <w:rFonts w:ascii="Times New Roman" w:hAnsi="Times New Roman" w:cs="Times New Roman"/>
          <w:sz w:val="24"/>
          <w:szCs w:val="24"/>
        </w:rPr>
        <w:lastRenderedPageBreak/>
        <w:t>In this project the “</w:t>
      </w:r>
      <w:r w:rsidR="00667C3C">
        <w:rPr>
          <w:rFonts w:ascii="Times New Roman" w:hAnsi="Times New Roman" w:cs="Times New Roman"/>
          <w:sz w:val="24"/>
          <w:szCs w:val="24"/>
        </w:rPr>
        <w:t>Vendor</w:t>
      </w:r>
      <w:r w:rsidRPr="002023F9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2442062B" w14:textId="77777777" w:rsidR="005827C9" w:rsidRDefault="005827C9" w:rsidP="002023F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981876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Sign Up</w:t>
      </w:r>
    </w:p>
    <w:p w14:paraId="43EF6D5D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Log in / Log out</w:t>
      </w:r>
    </w:p>
    <w:p w14:paraId="5343646C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Basic Information Update &amp; View Profile</w:t>
      </w:r>
    </w:p>
    <w:p w14:paraId="5B7062B1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Add/Delete Product</w:t>
      </w:r>
    </w:p>
    <w:p w14:paraId="018709E1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View &amp; Update Product Information</w:t>
      </w:r>
    </w:p>
    <w:p w14:paraId="3492AD98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Approve Preorder</w:t>
      </w:r>
    </w:p>
    <w:p w14:paraId="7A1A642D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Withdraw Payment</w:t>
      </w:r>
    </w:p>
    <w:p w14:paraId="61821462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View Order List</w:t>
      </w:r>
    </w:p>
    <w:p w14:paraId="5654E9C3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Issue Discount</w:t>
      </w:r>
    </w:p>
    <w:p w14:paraId="1298C8D7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Complaint Against Manager (To Admin)</w:t>
      </w:r>
    </w:p>
    <w:p w14:paraId="0A5DA245" w14:textId="77777777" w:rsidR="00CA1585" w:rsidRDefault="00CA1585" w:rsidP="00CA1585">
      <w:pPr>
        <w:pStyle w:val="ListParagraph"/>
        <w:numPr>
          <w:ilvl w:val="0"/>
          <w:numId w:val="10"/>
        </w:numPr>
        <w:spacing w:line="480" w:lineRule="auto"/>
      </w:pPr>
      <w:r>
        <w:t>View Selling History</w:t>
      </w:r>
    </w:p>
    <w:p w14:paraId="762D33EA" w14:textId="5C78D2B9" w:rsidR="005331C5" w:rsidRDefault="00CA1585" w:rsidP="005331C5">
      <w:pPr>
        <w:pStyle w:val="ListParagraph"/>
        <w:numPr>
          <w:ilvl w:val="0"/>
          <w:numId w:val="10"/>
        </w:numPr>
        <w:spacing w:line="480" w:lineRule="auto"/>
      </w:pPr>
      <w:r>
        <w:t>View Inventory</w:t>
      </w:r>
    </w:p>
    <w:p w14:paraId="23C6B65C" w14:textId="6ED5D1EE" w:rsidR="005331C5" w:rsidRDefault="005331C5" w:rsidP="00926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26C4D">
        <w:rPr>
          <w:rFonts w:ascii="Times New Roman" w:hAnsi="Times New Roman" w:cs="Times New Roman"/>
          <w:sz w:val="24"/>
          <w:szCs w:val="24"/>
        </w:rPr>
        <w:t>In this project the “</w:t>
      </w:r>
      <w:r w:rsidR="00926C4D">
        <w:rPr>
          <w:rFonts w:ascii="Times New Roman" w:hAnsi="Times New Roman" w:cs="Times New Roman"/>
          <w:sz w:val="24"/>
          <w:szCs w:val="24"/>
        </w:rPr>
        <w:t>Consumer</w:t>
      </w:r>
      <w:r w:rsidRPr="00926C4D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1BE38B9A" w14:textId="77777777" w:rsidR="008A288F" w:rsidRDefault="008A288F" w:rsidP="00926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6413BC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Sign Up</w:t>
      </w:r>
    </w:p>
    <w:p w14:paraId="4355F18F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Log in / Log out</w:t>
      </w:r>
    </w:p>
    <w:p w14:paraId="5320C1C1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Basic Information Update &amp; View Profile</w:t>
      </w:r>
    </w:p>
    <w:p w14:paraId="2AB5FBE8" w14:textId="77777777" w:rsidR="00B95F3F" w:rsidRDefault="00B95F3F" w:rsidP="00B95F3F">
      <w:pPr>
        <w:pStyle w:val="ListParagraph"/>
        <w:numPr>
          <w:ilvl w:val="0"/>
          <w:numId w:val="12"/>
        </w:numPr>
        <w:tabs>
          <w:tab w:val="left" w:pos="1620"/>
        </w:tabs>
        <w:spacing w:line="480" w:lineRule="auto"/>
      </w:pPr>
      <w:r>
        <w:t>Buy as a Gift</w:t>
      </w:r>
    </w:p>
    <w:p w14:paraId="228DB140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View Products</w:t>
      </w:r>
    </w:p>
    <w:p w14:paraId="30D5A00B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Buy Products</w:t>
      </w:r>
    </w:p>
    <w:p w14:paraId="0E699DE4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Return Products</w:t>
      </w:r>
    </w:p>
    <w:p w14:paraId="04DAE9C8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Preorder Products</w:t>
      </w:r>
    </w:p>
    <w:p w14:paraId="5D4748BD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Product Review</w:t>
      </w:r>
    </w:p>
    <w:p w14:paraId="12BE6583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Purchase Membership (Gold, Silver, Bronze)</w:t>
      </w:r>
    </w:p>
    <w:p w14:paraId="2D4906D1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Complain Against Vendor (To Manager)</w:t>
      </w:r>
    </w:p>
    <w:p w14:paraId="65974A8D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lastRenderedPageBreak/>
        <w:t>View Purchase History</w:t>
      </w:r>
    </w:p>
    <w:p w14:paraId="78140020" w14:textId="77777777" w:rsidR="00B95F3F" w:rsidRDefault="00B95F3F" w:rsidP="00B95F3F">
      <w:pPr>
        <w:pStyle w:val="ListParagraph"/>
        <w:numPr>
          <w:ilvl w:val="0"/>
          <w:numId w:val="12"/>
        </w:numPr>
        <w:spacing w:line="480" w:lineRule="auto"/>
      </w:pPr>
      <w:r>
        <w:t>Cancel Order</w:t>
      </w:r>
    </w:p>
    <w:p w14:paraId="6394BCAC" w14:textId="702FBC65" w:rsidR="008A288F" w:rsidRPr="0079619F" w:rsidRDefault="00B95F3F" w:rsidP="0079619F">
      <w:pPr>
        <w:pStyle w:val="ListParagraph"/>
        <w:numPr>
          <w:ilvl w:val="0"/>
          <w:numId w:val="12"/>
        </w:numPr>
        <w:spacing w:line="480" w:lineRule="auto"/>
      </w:pPr>
      <w:r>
        <w:t>Add to Cart</w:t>
      </w:r>
    </w:p>
    <w:p w14:paraId="5B9FF398" w14:textId="5F09F1DB" w:rsidR="00C13B58" w:rsidRPr="00B93652" w:rsidRDefault="002701C6" w:rsidP="00C13B5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Design</w:t>
      </w:r>
      <w:r w:rsidR="00C13B58" w:rsidRPr="00B93652">
        <w:rPr>
          <w:rFonts w:ascii="Times New Roman" w:hAnsi="Times New Roman" w:cs="Times New Roman"/>
          <w:sz w:val="28"/>
          <w:szCs w:val="24"/>
        </w:rPr>
        <w:t>:</w:t>
      </w:r>
    </w:p>
    <w:p w14:paraId="2250E271" w14:textId="77777777" w:rsidR="00C13B58" w:rsidRPr="00B93652" w:rsidRDefault="00C13B58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40BC2D3" w14:textId="21CF2C2D" w:rsidR="00C13B58" w:rsidRDefault="00C13B58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Draw a</w:t>
      </w:r>
      <w:r w:rsidR="009E350C" w:rsidRPr="00B93652">
        <w:rPr>
          <w:rFonts w:ascii="Times New Roman" w:hAnsi="Times New Roman" w:cs="Times New Roman"/>
          <w:sz w:val="24"/>
          <w:szCs w:val="24"/>
        </w:rPr>
        <w:t>n</w:t>
      </w:r>
      <w:r w:rsidRPr="00B93652">
        <w:rPr>
          <w:rFonts w:ascii="Times New Roman" w:hAnsi="Times New Roman" w:cs="Times New Roman"/>
          <w:sz w:val="24"/>
          <w:szCs w:val="24"/>
        </w:rPr>
        <w:t xml:space="preserve"> </w:t>
      </w:r>
      <w:r w:rsidR="002701C6" w:rsidRPr="00B93652">
        <w:rPr>
          <w:rFonts w:ascii="Times New Roman" w:hAnsi="Times New Roman" w:cs="Times New Roman"/>
          <w:sz w:val="24"/>
          <w:szCs w:val="24"/>
        </w:rPr>
        <w:t>entity</w:t>
      </w:r>
      <w:r w:rsidRPr="00B93652">
        <w:rPr>
          <w:rFonts w:ascii="Times New Roman" w:hAnsi="Times New Roman" w:cs="Times New Roman"/>
          <w:sz w:val="24"/>
          <w:szCs w:val="24"/>
        </w:rPr>
        <w:t xml:space="preserve"> diagram of your project here. </w:t>
      </w:r>
    </w:p>
    <w:p w14:paraId="23DE7EFC" w14:textId="29BA4BB6" w:rsidR="000557E9" w:rsidRDefault="000557E9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AF74780" w14:textId="77777777" w:rsidR="000557E9" w:rsidRPr="00B93652" w:rsidRDefault="000557E9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C4CFB3" w14:textId="4260CEEF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6EF768D" w14:textId="7BA3BCE3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8237684" w14:textId="04BC95DD" w:rsidR="0083240D" w:rsidRPr="00B93652" w:rsidRDefault="00C13F50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5BD0A" wp14:editId="39190F44">
            <wp:extent cx="6646545" cy="437007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_ECOMMERC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429E" w14:textId="0C02A3A2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C4C3778" w14:textId="77777777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4EC9BAC" w14:textId="77777777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Tools Used:</w:t>
      </w:r>
    </w:p>
    <w:p w14:paraId="341D1AC8" w14:textId="77777777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B9949E4" w14:textId="50E182F1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 xml:space="preserve">To develop this </w:t>
      </w:r>
      <w:r w:rsidR="0083240D" w:rsidRPr="00B93652">
        <w:rPr>
          <w:rFonts w:ascii="Times New Roman" w:hAnsi="Times New Roman" w:cs="Times New Roman"/>
          <w:sz w:val="24"/>
          <w:szCs w:val="24"/>
        </w:rPr>
        <w:t>project,</w:t>
      </w:r>
      <w:r w:rsidRPr="00B93652">
        <w:rPr>
          <w:rFonts w:ascii="Times New Roman" w:hAnsi="Times New Roman" w:cs="Times New Roman"/>
          <w:sz w:val="24"/>
          <w:szCs w:val="24"/>
        </w:rPr>
        <w:t xml:space="preserve"> we have used the following:</w:t>
      </w:r>
    </w:p>
    <w:p w14:paraId="22B48480" w14:textId="77777777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24BDFB8" w14:textId="702DF456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DC5EC2">
        <w:rPr>
          <w:rFonts w:ascii="Times New Roman" w:hAnsi="Times New Roman" w:cs="Times New Roman"/>
          <w:sz w:val="24"/>
          <w:szCs w:val="24"/>
        </w:rPr>
        <w:t>XAMPP</w:t>
      </w:r>
    </w:p>
    <w:p w14:paraId="33D258AE" w14:textId="4C1E487F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DC5EC2">
        <w:rPr>
          <w:rFonts w:ascii="Times New Roman" w:hAnsi="Times New Roman" w:cs="Times New Roman"/>
          <w:sz w:val="24"/>
          <w:szCs w:val="24"/>
        </w:rPr>
        <w:t>VS Code</w:t>
      </w:r>
    </w:p>
    <w:p w14:paraId="27A0E5F4" w14:textId="6B01C434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DC5EC2">
        <w:rPr>
          <w:rFonts w:ascii="Times New Roman" w:hAnsi="Times New Roman" w:cs="Times New Roman"/>
          <w:sz w:val="24"/>
          <w:szCs w:val="24"/>
        </w:rPr>
        <w:t>DIA</w:t>
      </w:r>
    </w:p>
    <w:p w14:paraId="62A28AD8" w14:textId="3A355637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DC5EC2">
        <w:rPr>
          <w:rFonts w:ascii="Times New Roman" w:hAnsi="Times New Roman" w:cs="Times New Roman"/>
          <w:sz w:val="24"/>
          <w:szCs w:val="24"/>
        </w:rPr>
        <w:t>MS Word</w:t>
      </w:r>
    </w:p>
    <w:p w14:paraId="5033578C" w14:textId="013CA34D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C5EC2">
        <w:rPr>
          <w:rFonts w:ascii="Times New Roman" w:hAnsi="Times New Roman" w:cs="Times New Roman"/>
          <w:sz w:val="24"/>
          <w:szCs w:val="24"/>
        </w:rPr>
        <w:t>Ziteboard</w:t>
      </w:r>
      <w:proofErr w:type="spellEnd"/>
    </w:p>
    <w:p w14:paraId="0C58B89A" w14:textId="5B05CFFD" w:rsidR="00A239B8" w:rsidRPr="00B93652" w:rsidRDefault="00A239B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908F734" w14:textId="38274AEA" w:rsidR="008F73F4" w:rsidRPr="00B93652" w:rsidRDefault="008F73F4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671C74D" w14:textId="77777777" w:rsidR="001F379E" w:rsidRPr="00B93652" w:rsidRDefault="001F379E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9B" w14:textId="41E2B088" w:rsidR="00CF0CF1" w:rsidRPr="00B93652" w:rsidRDefault="009E350C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System Images against the Specification</w:t>
      </w:r>
      <w:r w:rsidR="00CF0CF1" w:rsidRPr="00B93652">
        <w:rPr>
          <w:rFonts w:ascii="Times New Roman" w:hAnsi="Times New Roman" w:cs="Times New Roman"/>
          <w:sz w:val="28"/>
          <w:szCs w:val="24"/>
        </w:rPr>
        <w:t>:</w:t>
      </w:r>
    </w:p>
    <w:p w14:paraId="0C58B89C" w14:textId="77777777" w:rsidR="00CF0CF1" w:rsidRPr="00B93652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9D" w14:textId="1FE224D7" w:rsidR="00010319" w:rsidRDefault="00010319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 xml:space="preserve">Give a screen shot of some </w:t>
      </w:r>
      <w:r w:rsidR="008F73F4" w:rsidRPr="00B93652">
        <w:rPr>
          <w:rFonts w:ascii="Times New Roman" w:hAnsi="Times New Roman" w:cs="Times New Roman"/>
          <w:sz w:val="24"/>
          <w:szCs w:val="24"/>
        </w:rPr>
        <w:t>GUIs (</w:t>
      </w:r>
      <w:r w:rsidR="003256F5" w:rsidRPr="00B93652">
        <w:rPr>
          <w:rFonts w:ascii="Times New Roman" w:hAnsi="Times New Roman" w:cs="Times New Roman"/>
          <w:sz w:val="24"/>
          <w:szCs w:val="24"/>
        </w:rPr>
        <w:t>Midterm project)</w:t>
      </w:r>
      <w:r w:rsidRPr="00B93652">
        <w:rPr>
          <w:rFonts w:ascii="Times New Roman" w:hAnsi="Times New Roman" w:cs="Times New Roman"/>
          <w:sz w:val="24"/>
          <w:szCs w:val="24"/>
        </w:rPr>
        <w:t xml:space="preserve"> and write a v</w:t>
      </w:r>
      <w:r w:rsidR="00AD3451" w:rsidRPr="00B93652">
        <w:rPr>
          <w:rFonts w:ascii="Times New Roman" w:hAnsi="Times New Roman" w:cs="Times New Roman"/>
          <w:sz w:val="24"/>
          <w:szCs w:val="24"/>
        </w:rPr>
        <w:t>ery small description (Maximum 4</w:t>
      </w:r>
      <w:r w:rsidRPr="00B93652">
        <w:rPr>
          <w:rFonts w:ascii="Times New Roman" w:hAnsi="Times New Roman" w:cs="Times New Roman"/>
          <w:sz w:val="24"/>
          <w:szCs w:val="24"/>
        </w:rPr>
        <w:t>0 words) for each of the GUIs.</w:t>
      </w:r>
    </w:p>
    <w:p w14:paraId="41AC1B9B" w14:textId="02ABD870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59AECF9" w14:textId="7381CD58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5AFA559" w14:textId="56AEB7FC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DA17A2F" w14:textId="75CDD8A9" w:rsidR="003727E1" w:rsidRDefault="00396E6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96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8780E" wp14:editId="22F7BE85">
            <wp:extent cx="6646545" cy="3728296"/>
            <wp:effectExtent l="0" t="0" r="1905" b="5715"/>
            <wp:docPr id="10" name="Picture 10" descr="E:\Aiub slide\10th sem\Webtech\pic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iub slide\10th sem\Webtech\pic\hom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2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D0FD" w14:textId="77777777" w:rsidR="00DA5364" w:rsidRDefault="00DA5364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8ACE8F7" w14:textId="4B992749" w:rsidR="00F72048" w:rsidRDefault="00F7204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674F7">
        <w:rPr>
          <w:rFonts w:ascii="Times New Roman" w:hAnsi="Times New Roman" w:cs="Times New Roman"/>
          <w:b/>
          <w:sz w:val="24"/>
          <w:szCs w:val="24"/>
        </w:rPr>
        <w:t>Home Page:</w:t>
      </w:r>
      <w:r>
        <w:rPr>
          <w:rFonts w:ascii="Times New Roman" w:hAnsi="Times New Roman" w:cs="Times New Roman"/>
          <w:sz w:val="24"/>
          <w:szCs w:val="24"/>
        </w:rPr>
        <w:t xml:space="preserve"> From home page we can move to login and signup page.</w:t>
      </w:r>
      <w:r w:rsidR="00F674F7">
        <w:rPr>
          <w:rFonts w:ascii="Times New Roman" w:hAnsi="Times New Roman" w:cs="Times New Roman"/>
          <w:sz w:val="24"/>
          <w:szCs w:val="24"/>
        </w:rPr>
        <w:t xml:space="preserve"> It has header, footer and static contents.</w:t>
      </w:r>
    </w:p>
    <w:p w14:paraId="2858138E" w14:textId="77777777" w:rsidR="000E7108" w:rsidRDefault="000E710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F7E9CD5" w14:textId="55F2EFC6" w:rsidR="00396E61" w:rsidRDefault="00396E6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96E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0DE7E1" wp14:editId="12DDC706">
            <wp:extent cx="6645628" cy="3086100"/>
            <wp:effectExtent l="0" t="0" r="3175" b="0"/>
            <wp:docPr id="11" name="Picture 11" descr="E:\Aiub slide\10th sem\Webtech\pic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iub slide\10th sem\Webtech\pic\Log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663" cy="308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56551" w14:textId="77777777" w:rsidR="000E7108" w:rsidRDefault="000E710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F61F7C0" w14:textId="5B04E433" w:rsidR="00F72048" w:rsidRDefault="00F7204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674F7">
        <w:rPr>
          <w:rFonts w:ascii="Times New Roman" w:hAnsi="Times New Roman" w:cs="Times New Roman"/>
          <w:b/>
          <w:sz w:val="24"/>
          <w:szCs w:val="24"/>
        </w:rPr>
        <w:t>User-Login Page: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74F7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ser can login and move to </w:t>
      </w:r>
      <w:r w:rsidR="00F674F7">
        <w:rPr>
          <w:rFonts w:ascii="Times New Roman" w:hAnsi="Times New Roman" w:cs="Times New Roman"/>
          <w:sz w:val="24"/>
          <w:szCs w:val="24"/>
        </w:rPr>
        <w:t xml:space="preserve">user home </w:t>
      </w:r>
      <w:r>
        <w:rPr>
          <w:rFonts w:ascii="Times New Roman" w:hAnsi="Times New Roman" w:cs="Times New Roman"/>
          <w:sz w:val="24"/>
          <w:szCs w:val="24"/>
        </w:rPr>
        <w:t>page</w:t>
      </w:r>
      <w:r w:rsidR="00F674F7">
        <w:rPr>
          <w:rFonts w:ascii="Times New Roman" w:hAnsi="Times New Roman" w:cs="Times New Roman"/>
          <w:sz w:val="24"/>
          <w:szCs w:val="24"/>
        </w:rPr>
        <w:t>.</w:t>
      </w:r>
    </w:p>
    <w:p w14:paraId="65B35F1A" w14:textId="77777777" w:rsidR="00C13F50" w:rsidRDefault="00C13F50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90A2CB9" w14:textId="2861A356" w:rsidR="00396E61" w:rsidRDefault="00396E6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96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6BF62" wp14:editId="1E54AC81">
            <wp:extent cx="6645275" cy="3873500"/>
            <wp:effectExtent l="0" t="0" r="3175" b="0"/>
            <wp:docPr id="12" name="Picture 12" descr="E:\Aiub slide\10th sem\Webtech\pic\vendor_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iub slide\10th sem\Webtech\pic\vendor_signu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895" cy="387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DBCE" w14:textId="77777777" w:rsidR="008E06BB" w:rsidRDefault="008E06B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517659B" w14:textId="7158434F" w:rsidR="00F72048" w:rsidRPr="00F674F7" w:rsidRDefault="00F7204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674F7">
        <w:rPr>
          <w:rFonts w:ascii="Times New Roman" w:hAnsi="Times New Roman" w:cs="Times New Roman"/>
          <w:b/>
          <w:sz w:val="24"/>
          <w:szCs w:val="24"/>
        </w:rPr>
        <w:t>Vendor Registration:</w:t>
      </w:r>
      <w:r w:rsidR="00F674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74F7" w:rsidRPr="00F674F7">
        <w:rPr>
          <w:rFonts w:ascii="Times New Roman" w:hAnsi="Times New Roman" w:cs="Times New Roman"/>
          <w:sz w:val="24"/>
          <w:szCs w:val="24"/>
        </w:rPr>
        <w:t>Vendor can register from this page.</w:t>
      </w:r>
    </w:p>
    <w:p w14:paraId="7F26E01A" w14:textId="11704CFE" w:rsidR="00F72048" w:rsidRDefault="00F7204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C467661" w14:textId="77777777" w:rsidR="00F72048" w:rsidRDefault="00F7204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23C7371" w14:textId="2BD4E893" w:rsidR="00F72048" w:rsidRPr="00D8231D" w:rsidRDefault="00396E61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396E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65D03C" wp14:editId="78012265">
            <wp:extent cx="6646545" cy="3170956"/>
            <wp:effectExtent l="0" t="0" r="1905" b="0"/>
            <wp:docPr id="13" name="Picture 13" descr="E:\Aiub slide\10th sem\Webtech\pic\vendor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iub slide\10th sem\Webtech\pic\vendorho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17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48" w:rsidRPr="00F674F7">
        <w:rPr>
          <w:rFonts w:ascii="Times New Roman" w:hAnsi="Times New Roman" w:cs="Times New Roman"/>
          <w:b/>
          <w:sz w:val="24"/>
          <w:szCs w:val="24"/>
        </w:rPr>
        <w:t>Vendor Home:</w:t>
      </w:r>
      <w:r w:rsidR="00F674F7">
        <w:rPr>
          <w:rFonts w:ascii="Times New Roman" w:hAnsi="Times New Roman" w:cs="Times New Roman"/>
          <w:sz w:val="24"/>
          <w:szCs w:val="24"/>
        </w:rPr>
        <w:t xml:space="preserve"> Vendor can access all of his features from this page.</w:t>
      </w:r>
      <w:r w:rsidR="00F72048" w:rsidRPr="00F720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DCAC1B" wp14:editId="379DA635">
            <wp:extent cx="6646545" cy="5663410"/>
            <wp:effectExtent l="0" t="0" r="1905" b="0"/>
            <wp:docPr id="14" name="Picture 14" descr="E:\Aiub slide\10th sem\Webtech\pic\vendor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iub slide\10th sem\Webtech\pic\vendorprofil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6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0DE0" w14:textId="77777777" w:rsidR="00F674F7" w:rsidRDefault="00F674F7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F08E8C" w14:textId="145553C3" w:rsidR="00F674F7" w:rsidRDefault="00F674F7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674F7">
        <w:rPr>
          <w:rFonts w:ascii="Times New Roman" w:hAnsi="Times New Roman" w:cs="Times New Roman"/>
          <w:b/>
          <w:sz w:val="24"/>
          <w:szCs w:val="24"/>
        </w:rPr>
        <w:t>Vendor Profile</w:t>
      </w:r>
      <w:r>
        <w:rPr>
          <w:rFonts w:ascii="Times New Roman" w:hAnsi="Times New Roman" w:cs="Times New Roman"/>
          <w:sz w:val="24"/>
          <w:szCs w:val="24"/>
        </w:rPr>
        <w:t>: Vendor can view and update his information from this page.</w:t>
      </w:r>
    </w:p>
    <w:p w14:paraId="6E5AD34E" w14:textId="0553DDEB" w:rsidR="00F72048" w:rsidRDefault="00F7204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720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E0D290" wp14:editId="5A35D572">
            <wp:extent cx="6646545" cy="5251463"/>
            <wp:effectExtent l="0" t="0" r="1905" b="6350"/>
            <wp:docPr id="15" name="Picture 15" descr="E:\Aiub slide\10th sem\Webtech\pic\produc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iub slide\10th sem\Webtech\pic\productlis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25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2502" w14:textId="77777777" w:rsidR="00F674F7" w:rsidRDefault="00F674F7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A395A7C" w14:textId="08998A1B" w:rsidR="00F674F7" w:rsidRDefault="00F674F7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674F7">
        <w:rPr>
          <w:rFonts w:ascii="Times New Roman" w:hAnsi="Times New Roman" w:cs="Times New Roman"/>
          <w:b/>
          <w:sz w:val="24"/>
          <w:szCs w:val="24"/>
        </w:rPr>
        <w:t>Product List:</w:t>
      </w:r>
      <w:r>
        <w:rPr>
          <w:rFonts w:ascii="Times New Roman" w:hAnsi="Times New Roman" w:cs="Times New Roman"/>
          <w:sz w:val="24"/>
          <w:szCs w:val="24"/>
        </w:rPr>
        <w:t xml:space="preserve"> Users can view the products.</w:t>
      </w:r>
    </w:p>
    <w:p w14:paraId="00E99446" w14:textId="7E875A36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99CD30A" w14:textId="0058DF35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C77AD0C" w14:textId="4636996D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7A8BA66" w14:textId="77777777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72700D0" w14:textId="1D466585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99BC981" w14:textId="7BB7C00C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D723676" w14:textId="11A022AA" w:rsidR="003727E1" w:rsidRDefault="003727E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75E8669" w14:textId="77777777" w:rsidR="003727E1" w:rsidRDefault="003727E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9120B77" w14:textId="1C3CA27D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D3256E5" w14:textId="77777777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D1CF276" w14:textId="5141F0B2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327B9F9" w14:textId="67290FE0" w:rsidR="003727E1" w:rsidRDefault="003727E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BF46A30" w14:textId="08CB0535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FEBB7A8" w14:textId="39525D30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7CDD5DA" w14:textId="77777777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742E974" w14:textId="1E731BC6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0BF828B" w14:textId="1FF1D21B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D1DAF9D" w14:textId="2B424247" w:rsidR="00123E0C" w:rsidRDefault="00123E0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BC" w14:textId="7EFA9906" w:rsidR="002B085A" w:rsidRPr="003727E1" w:rsidRDefault="002B085A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CB174B0" w14:textId="77777777" w:rsidR="003727E1" w:rsidRDefault="003727E1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EAAC60F" w14:textId="77777777" w:rsidR="003727E1" w:rsidRDefault="003727E1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78D0C126" w14:textId="77777777" w:rsidR="003727E1" w:rsidRDefault="003727E1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C58B8BD" w14:textId="487CDA55" w:rsidR="005F56B8" w:rsidRPr="00B93652" w:rsidRDefault="00F14108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Impact of this Project:</w:t>
      </w:r>
    </w:p>
    <w:p w14:paraId="66EF6CA5" w14:textId="0A27EAC2" w:rsidR="006C4944" w:rsidRDefault="006C4944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865CEC6" w14:textId="3193570F" w:rsidR="006C4944" w:rsidRPr="00B93652" w:rsidRDefault="006C4944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 2000, the demand &amp; need for e-commerce websites is increasing at a rapid pace.</w:t>
      </w:r>
      <w:r w:rsidR="00E053C8">
        <w:rPr>
          <w:rFonts w:ascii="Times New Roman" w:hAnsi="Times New Roman" w:cs="Times New Roman"/>
          <w:sz w:val="24"/>
          <w:szCs w:val="24"/>
        </w:rPr>
        <w:t xml:space="preserve"> The convenience provided by an e-commerce site can’t be compared with a traditional store. </w:t>
      </w:r>
      <w:r w:rsidR="002B0769">
        <w:rPr>
          <w:rFonts w:ascii="Times New Roman" w:hAnsi="Times New Roman" w:cs="Times New Roman"/>
          <w:sz w:val="24"/>
          <w:szCs w:val="24"/>
        </w:rPr>
        <w:t>People can buy products from their home &amp; get it on their doorstep</w:t>
      </w:r>
      <w:r w:rsidR="005C17A1">
        <w:rPr>
          <w:rFonts w:ascii="Times New Roman" w:hAnsi="Times New Roman" w:cs="Times New Roman"/>
          <w:sz w:val="24"/>
          <w:szCs w:val="24"/>
        </w:rPr>
        <w:t xml:space="preserve"> with just a couple of clicks.</w:t>
      </w:r>
      <w:r w:rsidR="007E22CB">
        <w:rPr>
          <w:rFonts w:ascii="Times New Roman" w:hAnsi="Times New Roman" w:cs="Times New Roman"/>
          <w:sz w:val="24"/>
          <w:szCs w:val="24"/>
        </w:rPr>
        <w:t xml:space="preserve"> Especially during this pandemic (COVID-19), we’ve depended heavily on e-commerce sites to minimize the risk.</w:t>
      </w:r>
      <w:r w:rsidR="0072594C">
        <w:rPr>
          <w:rFonts w:ascii="Times New Roman" w:hAnsi="Times New Roman" w:cs="Times New Roman"/>
          <w:sz w:val="24"/>
          <w:szCs w:val="24"/>
        </w:rPr>
        <w:t xml:space="preserve"> Our project can help out people by providing them with a seamless experience when it comes to online shopping.</w:t>
      </w:r>
    </w:p>
    <w:p w14:paraId="0C58B8C1" w14:textId="133E5FC0" w:rsidR="00140E4B" w:rsidRPr="00B93652" w:rsidRDefault="0072594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58B8C3" w14:textId="77777777" w:rsidR="003801DB" w:rsidRPr="00B93652" w:rsidRDefault="003801D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9950107" w14:textId="77777777" w:rsidR="00BE3C0B" w:rsidRDefault="00BE3C0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8513DE5" w14:textId="77777777" w:rsidR="00BE3C0B" w:rsidRDefault="00BE3C0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4" w14:textId="145552AC" w:rsidR="002B6FAF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Limitations and Possible Future Improvements:</w:t>
      </w:r>
    </w:p>
    <w:p w14:paraId="56AB2A7C" w14:textId="7F89B441" w:rsidR="00BE3C0B" w:rsidRDefault="00BE3C0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0D52051" w14:textId="5B916B96" w:rsidR="00BE3C0B" w:rsidRPr="00B93652" w:rsidRDefault="00650742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project consists of with a very limited amounts of users &amp; products. </w:t>
      </w:r>
      <w:r w:rsidR="00A077C3">
        <w:rPr>
          <w:rFonts w:ascii="Times New Roman" w:hAnsi="Times New Roman" w:cs="Times New Roman"/>
          <w:sz w:val="24"/>
          <w:szCs w:val="24"/>
        </w:rPr>
        <w:t>Right now, we have only used HTML, PHP &amp; a little bit of CSS to design our GUI &amp; to develop our backend logic.</w:t>
      </w:r>
      <w:r w:rsidR="00F15518">
        <w:rPr>
          <w:rFonts w:ascii="Times New Roman" w:hAnsi="Times New Roman" w:cs="Times New Roman"/>
          <w:sz w:val="24"/>
          <w:szCs w:val="24"/>
        </w:rPr>
        <w:t xml:space="preserve"> The feature list &amp; layout of the pages, design &amp; number of users can be improved in future.</w:t>
      </w:r>
    </w:p>
    <w:p w14:paraId="0C58B8C5" w14:textId="77777777" w:rsidR="009A4B6C" w:rsidRPr="00B93652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7" w14:textId="77777777" w:rsidR="00E37CBC" w:rsidRPr="00B93652" w:rsidRDefault="00E37CB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8" w14:textId="77777777" w:rsidR="00E37CBC" w:rsidRPr="00B93652" w:rsidRDefault="00E37CBC" w:rsidP="007D7E60">
      <w:pPr>
        <w:spacing w:after="0" w:line="240" w:lineRule="auto"/>
        <w:contextualSpacing/>
        <w:rPr>
          <w:rFonts w:ascii="Times New Roman" w:hAnsi="Times New Roman" w:cs="Times New Roman"/>
          <w:color w:val="7030A0"/>
          <w:sz w:val="24"/>
          <w:szCs w:val="24"/>
        </w:rPr>
      </w:pPr>
    </w:p>
    <w:p w14:paraId="0C58B8C9" w14:textId="77BDAD45" w:rsidR="00E37CBC" w:rsidRPr="00B93652" w:rsidRDefault="00E37CBC" w:rsidP="007D7E60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7030A0"/>
          <w:sz w:val="28"/>
          <w:szCs w:val="24"/>
        </w:rPr>
      </w:pPr>
      <w:r w:rsidRPr="00B93652">
        <w:rPr>
          <w:rFonts w:ascii="Times New Roman" w:hAnsi="Times New Roman" w:cs="Times New Roman"/>
          <w:i/>
          <w:color w:val="7030A0"/>
          <w:sz w:val="28"/>
          <w:szCs w:val="24"/>
        </w:rPr>
        <w:t>[</w:t>
      </w:r>
      <w:r w:rsidR="003418DD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Note: Make s</w:t>
      </w:r>
      <w:r w:rsidR="00FD35DD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ure that your report</w:t>
      </w:r>
      <w:r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is maximum </w:t>
      </w:r>
      <w:r w:rsidR="00EF6213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10</w:t>
      </w:r>
      <w:r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pages</w:t>
      </w:r>
      <w:r w:rsidR="00510E46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(including cover</w:t>
      </w:r>
      <w:r w:rsidR="009E5953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</w:t>
      </w:r>
      <w:r w:rsidR="00510E46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page)</w:t>
      </w:r>
      <w:r w:rsidR="00FD35DD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. </w:t>
      </w:r>
      <w:r w:rsidR="00210B74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Print (Colored)</w:t>
      </w:r>
      <w:r w:rsidR="00FD35DD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the report and</w:t>
      </w:r>
      <w:r w:rsidR="00210B74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</w:t>
      </w:r>
      <w:r w:rsidR="00B35B5E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submit it with spiral bind.</w:t>
      </w:r>
      <w:r w:rsidRPr="00B93652">
        <w:rPr>
          <w:rFonts w:ascii="Times New Roman" w:hAnsi="Times New Roman" w:cs="Times New Roman"/>
          <w:i/>
          <w:color w:val="7030A0"/>
          <w:sz w:val="28"/>
          <w:szCs w:val="24"/>
        </w:rPr>
        <w:t>]</w:t>
      </w:r>
    </w:p>
    <w:p w14:paraId="7FE6E330" w14:textId="5F1E401C" w:rsidR="00B764C0" w:rsidRPr="00B93652" w:rsidRDefault="00B764C0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68E4CC3" w14:textId="3C239F78" w:rsidR="00FC5242" w:rsidRPr="00B93652" w:rsidRDefault="00FC5242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A99523" w14:textId="77777777" w:rsidR="00FC5242" w:rsidRPr="00B93652" w:rsidRDefault="00FC5242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405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800"/>
        <w:gridCol w:w="1890"/>
        <w:gridCol w:w="1620"/>
        <w:gridCol w:w="1800"/>
        <w:gridCol w:w="1590"/>
      </w:tblGrid>
      <w:tr w:rsidR="00B764C0" w:rsidRPr="00B93652" w14:paraId="537E24B4" w14:textId="77777777" w:rsidTr="00A06FF3">
        <w:trPr>
          <w:trHeight w:val="599"/>
          <w:jc w:val="center"/>
        </w:trPr>
        <w:tc>
          <w:tcPr>
            <w:tcW w:w="10405" w:type="dxa"/>
            <w:gridSpan w:val="6"/>
            <w:shd w:val="clear" w:color="auto" w:fill="D0CECE" w:themeFill="background2" w:themeFillShade="E6"/>
            <w:vAlign w:val="center"/>
          </w:tcPr>
          <w:p w14:paraId="16BC5E66" w14:textId="63C250FB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  <w:r w:rsidRPr="00B93652">
              <w:rPr>
                <w:rFonts w:ascii="Cambria" w:hAnsi="Cambria"/>
                <w:sz w:val="28"/>
                <w:szCs w:val="24"/>
              </w:rPr>
              <w:t>CO1</w:t>
            </w:r>
            <w:r w:rsidR="00FC5242" w:rsidRPr="00B93652">
              <w:rPr>
                <w:rFonts w:ascii="Cambria" w:hAnsi="Cambria"/>
                <w:sz w:val="28"/>
                <w:szCs w:val="24"/>
              </w:rPr>
              <w:t>.1 and CO2.1</w:t>
            </w:r>
            <w:r w:rsidRPr="00B93652">
              <w:rPr>
                <w:rFonts w:ascii="Cambria" w:hAnsi="Cambria"/>
                <w:sz w:val="28"/>
                <w:szCs w:val="24"/>
              </w:rPr>
              <w:t xml:space="preserve"> </w:t>
            </w:r>
            <w:r w:rsidR="00FC5242" w:rsidRPr="00B93652">
              <w:rPr>
                <w:rFonts w:ascii="Cambria" w:hAnsi="Cambria"/>
                <w:sz w:val="28"/>
                <w:szCs w:val="24"/>
              </w:rPr>
              <w:t>Evaluation:</w:t>
            </w:r>
            <w:r w:rsidRPr="00B93652">
              <w:rPr>
                <w:rFonts w:ascii="Cambria" w:hAnsi="Cambria"/>
                <w:sz w:val="28"/>
                <w:szCs w:val="24"/>
              </w:rPr>
              <w:t xml:space="preserve"> Project Report Evaluation</w:t>
            </w:r>
          </w:p>
        </w:tc>
      </w:tr>
      <w:tr w:rsidR="002F2F79" w:rsidRPr="00B93652" w14:paraId="49D1D4D6" w14:textId="77777777" w:rsidTr="00BD6686">
        <w:trPr>
          <w:trHeight w:val="526"/>
          <w:jc w:val="center"/>
        </w:trPr>
        <w:tc>
          <w:tcPr>
            <w:tcW w:w="1705" w:type="dxa"/>
            <w:vAlign w:val="center"/>
          </w:tcPr>
          <w:p w14:paraId="18BBF1A6" w14:textId="77777777" w:rsidR="002F2F79" w:rsidRPr="00B93652" w:rsidRDefault="005E3196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Project Proposal </w:t>
            </w:r>
          </w:p>
          <w:p w14:paraId="6CCE107B" w14:textId="7E4E3108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00" w:type="dxa"/>
            <w:vAlign w:val="center"/>
          </w:tcPr>
          <w:p w14:paraId="0197D322" w14:textId="77777777" w:rsidR="002F2F79" w:rsidRPr="00B93652" w:rsidRDefault="00DD092E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Background </w:t>
            </w:r>
          </w:p>
          <w:p w14:paraId="5995B71E" w14:textId="77777777" w:rsidR="002F2F79" w:rsidRPr="00B93652" w:rsidRDefault="00DD092E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Study </w:t>
            </w:r>
          </w:p>
          <w:p w14:paraId="1F6B9D82" w14:textId="388B785F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6C65539A" w14:textId="77777777" w:rsidR="001E35DC" w:rsidRPr="00B93652" w:rsidRDefault="001E35DC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Requirement Analysis </w:t>
            </w:r>
          </w:p>
          <w:p w14:paraId="7F7B15E5" w14:textId="25E755FD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59F59E84" w14:textId="77777777" w:rsidR="002F2F79" w:rsidRPr="00B93652" w:rsidRDefault="00D91E27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Entity </w:t>
            </w:r>
          </w:p>
          <w:p w14:paraId="27C9A427" w14:textId="77777777" w:rsidR="002F2F79" w:rsidRPr="00B93652" w:rsidRDefault="00D91E27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Diagram</w:t>
            </w:r>
          </w:p>
          <w:p w14:paraId="1FF2FB69" w14:textId="3ECF0A44" w:rsidR="00B764C0" w:rsidRPr="00B93652" w:rsidRDefault="00D91E27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 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00" w:type="dxa"/>
            <w:vAlign w:val="center"/>
          </w:tcPr>
          <w:p w14:paraId="17886E6C" w14:textId="77777777" w:rsidR="00B66C92" w:rsidRPr="00B93652" w:rsidRDefault="00B66C92" w:rsidP="00B66C92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System Images</w:t>
            </w:r>
          </w:p>
          <w:p w14:paraId="6800D2F0" w14:textId="77777777" w:rsidR="00B66C92" w:rsidRPr="00B93652" w:rsidRDefault="00B66C92" w:rsidP="00B66C92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against the</w:t>
            </w:r>
          </w:p>
          <w:p w14:paraId="6C5F1C0B" w14:textId="65E4DA56" w:rsidR="00B764C0" w:rsidRPr="00B93652" w:rsidRDefault="00B66C92" w:rsidP="00B66C92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Specification 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590" w:type="dxa"/>
            <w:vAlign w:val="center"/>
          </w:tcPr>
          <w:p w14:paraId="17C3B3B5" w14:textId="1187F280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Total</w:t>
            </w:r>
            <w:r w:rsidRPr="00B93652">
              <w:rPr>
                <w:rFonts w:ascii="Cambria" w:hAnsi="Cambria"/>
                <w:sz w:val="24"/>
                <w:szCs w:val="24"/>
              </w:rPr>
              <w:br/>
              <w:t>(</w:t>
            </w:r>
            <w:r w:rsidR="00A06FF3" w:rsidRPr="00B93652">
              <w:rPr>
                <w:rFonts w:ascii="Cambria" w:hAnsi="Cambria"/>
                <w:sz w:val="24"/>
                <w:szCs w:val="24"/>
              </w:rPr>
              <w:t>25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</w:tr>
      <w:tr w:rsidR="002F2F79" w:rsidRPr="00B93652" w14:paraId="0CDD10AD" w14:textId="77777777" w:rsidTr="00BD6686">
        <w:trPr>
          <w:trHeight w:val="703"/>
          <w:jc w:val="center"/>
        </w:trPr>
        <w:tc>
          <w:tcPr>
            <w:tcW w:w="1705" w:type="dxa"/>
            <w:tcBorders>
              <w:bottom w:val="single" w:sz="4" w:space="0" w:color="auto"/>
            </w:tcBorders>
            <w:vAlign w:val="center"/>
          </w:tcPr>
          <w:p w14:paraId="11DEE46C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2EEDAC12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  <w:vAlign w:val="center"/>
          </w:tcPr>
          <w:p w14:paraId="6EEF0827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6318A34C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433D8070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590" w:type="dxa"/>
            <w:tcBorders>
              <w:bottom w:val="single" w:sz="4" w:space="0" w:color="auto"/>
            </w:tcBorders>
            <w:vAlign w:val="center"/>
          </w:tcPr>
          <w:p w14:paraId="29751CC2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</w:tr>
      <w:tr w:rsidR="00B764C0" w:rsidRPr="00B93652" w14:paraId="73C1409F" w14:textId="77777777" w:rsidTr="00A06FF3">
        <w:trPr>
          <w:trHeight w:val="116"/>
          <w:jc w:val="center"/>
        </w:trPr>
        <w:tc>
          <w:tcPr>
            <w:tcW w:w="10405" w:type="dxa"/>
            <w:gridSpan w:val="6"/>
            <w:tcBorders>
              <w:left w:val="nil"/>
              <w:right w:val="nil"/>
            </w:tcBorders>
            <w:vAlign w:val="center"/>
          </w:tcPr>
          <w:p w14:paraId="17D57A4B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4"/>
                <w:szCs w:val="24"/>
              </w:rPr>
            </w:pPr>
          </w:p>
        </w:tc>
      </w:tr>
    </w:tbl>
    <w:p w14:paraId="76C79237" w14:textId="77777777" w:rsidR="00B764C0" w:rsidRPr="00B93652" w:rsidRDefault="00B764C0" w:rsidP="00A06FF3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sectPr w:rsidR="00B764C0" w:rsidRPr="00B93652" w:rsidSect="00260B94">
      <w:headerReference w:type="default" r:id="rId21"/>
      <w:footerReference w:type="default" r:id="rId22"/>
      <w:pgSz w:w="11907" w:h="16839" w:code="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8D57D" w14:textId="77777777" w:rsidR="00836522" w:rsidRDefault="00836522" w:rsidP="000742EE">
      <w:pPr>
        <w:spacing w:after="0" w:line="240" w:lineRule="auto"/>
      </w:pPr>
      <w:r>
        <w:separator/>
      </w:r>
    </w:p>
  </w:endnote>
  <w:endnote w:type="continuationSeparator" w:id="0">
    <w:p w14:paraId="42F03A3A" w14:textId="77777777" w:rsidR="00836522" w:rsidRDefault="00836522" w:rsidP="0007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8B8D3" w14:textId="77777777" w:rsidR="000C6379" w:rsidRDefault="00260B94" w:rsidP="00260B94">
    <w:pPr>
      <w:pStyle w:val="Footer"/>
      <w:tabs>
        <w:tab w:val="clear" w:pos="4680"/>
        <w:tab w:val="clear" w:pos="9360"/>
        <w:tab w:val="left" w:pos="1823"/>
      </w:tabs>
      <w:rPr>
        <w:b/>
        <w:bCs/>
      </w:rPr>
    </w:pPr>
    <w:r>
      <w:rPr>
        <w:b/>
        <w:bCs/>
      </w:rPr>
      <w:tab/>
    </w:r>
  </w:p>
  <w:p w14:paraId="0C58B8D4" w14:textId="77777777" w:rsidR="000C6379" w:rsidRPr="000C6379" w:rsidRDefault="000C6379">
    <w:pPr>
      <w:pStyle w:val="Footer"/>
      <w:rPr>
        <w:b/>
        <w:bCs/>
      </w:rPr>
    </w:pPr>
    <w:r>
      <w:rPr>
        <w:b/>
        <w:bCs/>
      </w:rPr>
      <w:t xml:space="preserve"> </w: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5"/>
      <w:gridCol w:w="9652"/>
    </w:tblGrid>
    <w:tr w:rsidR="00260B94" w:rsidRPr="00260B94" w14:paraId="0C58B8D7" w14:textId="77777777" w:rsidTr="00260B94">
      <w:trPr>
        <w:trHeight w:val="889"/>
      </w:trPr>
      <w:tc>
        <w:tcPr>
          <w:tcW w:w="805" w:type="dxa"/>
          <w:vAlign w:val="center"/>
        </w:tcPr>
        <w:p w14:paraId="0C58B8D5" w14:textId="77777777" w:rsidR="000C6379" w:rsidRPr="00260B94" w:rsidRDefault="00260B94" w:rsidP="00260B94">
          <w:pPr>
            <w:pStyle w:val="Footer"/>
            <w:jc w:val="cen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  <w:noProof/>
            </w:rPr>
            <w:drawing>
              <wp:inline distT="0" distB="0" distL="0" distR="0" wp14:anchorId="0C58B8D9" wp14:editId="0C58B8DA">
                <wp:extent cx="301557" cy="303546"/>
                <wp:effectExtent l="0" t="0" r="3810" b="1270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602" cy="309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vAlign w:val="center"/>
        </w:tcPr>
        <w:p w14:paraId="0C58B8D6" w14:textId="77777777" w:rsidR="000C6379" w:rsidRPr="00260B94" w:rsidRDefault="000C6379">
          <w:pPr>
            <w:pStyle w:val="Foo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 w14:paraId="0C58B8D8" w14:textId="77777777" w:rsidR="000C6379" w:rsidRPr="000C6379" w:rsidRDefault="000C6379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54246" w14:textId="77777777" w:rsidR="00836522" w:rsidRDefault="00836522" w:rsidP="000742EE">
      <w:pPr>
        <w:spacing w:after="0" w:line="240" w:lineRule="auto"/>
      </w:pPr>
      <w:r>
        <w:separator/>
      </w:r>
    </w:p>
  </w:footnote>
  <w:footnote w:type="continuationSeparator" w:id="0">
    <w:p w14:paraId="02475896" w14:textId="77777777" w:rsidR="00836522" w:rsidRDefault="00836522" w:rsidP="0007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8B8D1" w14:textId="256567AB" w:rsidR="00CB77AA" w:rsidRPr="00B57D96" w:rsidRDefault="004A25F5" w:rsidP="000C6379">
    <w:pPr>
      <w:spacing w:after="0" w:line="240" w:lineRule="auto"/>
      <w:contextualSpacing/>
      <w:jc w:val="center"/>
      <w:rPr>
        <w:rFonts w:ascii="Times New Roman" w:hAnsi="Times New Roman" w:cs="Times New Roman"/>
        <w:b/>
        <w:color w:val="FF0000"/>
        <w:sz w:val="34"/>
        <w:szCs w:val="20"/>
      </w:rPr>
    </w:pPr>
    <w:r>
      <w:rPr>
        <w:rFonts w:ascii="Times New Roman" w:hAnsi="Times New Roman" w:cs="Times New Roman"/>
        <w:b/>
        <w:color w:val="FF0000"/>
        <w:sz w:val="34"/>
        <w:szCs w:val="20"/>
      </w:rPr>
      <w:t>E</w:t>
    </w:r>
    <w:r w:rsidR="007F1935">
      <w:rPr>
        <w:rFonts w:ascii="Times New Roman" w:hAnsi="Times New Roman" w:cs="Times New Roman"/>
        <w:b/>
        <w:color w:val="FF0000"/>
        <w:sz w:val="34"/>
        <w:szCs w:val="20"/>
      </w:rPr>
      <w:t>-</w:t>
    </w:r>
    <w:r>
      <w:rPr>
        <w:rFonts w:ascii="Times New Roman" w:hAnsi="Times New Roman" w:cs="Times New Roman"/>
        <w:b/>
        <w:color w:val="FF0000"/>
        <w:sz w:val="34"/>
        <w:szCs w:val="20"/>
      </w:rPr>
      <w:t>commerce Site Management System</w:t>
    </w:r>
  </w:p>
  <w:p w14:paraId="0C58B8D2" w14:textId="77777777" w:rsidR="000742EE" w:rsidRDefault="000742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6870"/>
    <w:multiLevelType w:val="hybridMultilevel"/>
    <w:tmpl w:val="E132B66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72B2F9D"/>
    <w:multiLevelType w:val="hybridMultilevel"/>
    <w:tmpl w:val="9A6E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50D3E"/>
    <w:multiLevelType w:val="hybridMultilevel"/>
    <w:tmpl w:val="676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22C2F"/>
    <w:multiLevelType w:val="hybridMultilevel"/>
    <w:tmpl w:val="9454F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800DF9"/>
    <w:multiLevelType w:val="hybridMultilevel"/>
    <w:tmpl w:val="61207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E4823"/>
    <w:multiLevelType w:val="hybridMultilevel"/>
    <w:tmpl w:val="3AFC1E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1530C6"/>
    <w:multiLevelType w:val="hybridMultilevel"/>
    <w:tmpl w:val="BE0C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A55734"/>
    <w:multiLevelType w:val="hybridMultilevel"/>
    <w:tmpl w:val="28DC0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20131"/>
    <w:multiLevelType w:val="hybridMultilevel"/>
    <w:tmpl w:val="AA6E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334C1E"/>
    <w:multiLevelType w:val="hybridMultilevel"/>
    <w:tmpl w:val="6E94C1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FB4ADA"/>
    <w:multiLevelType w:val="hybridMultilevel"/>
    <w:tmpl w:val="9132D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12202C"/>
    <w:multiLevelType w:val="hybridMultilevel"/>
    <w:tmpl w:val="5C14D1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212239"/>
    <w:multiLevelType w:val="hybridMultilevel"/>
    <w:tmpl w:val="52001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11"/>
  </w:num>
  <w:num w:numId="8">
    <w:abstractNumId w:val="12"/>
  </w:num>
  <w:num w:numId="9">
    <w:abstractNumId w:val="9"/>
  </w:num>
  <w:num w:numId="10">
    <w:abstractNumId w:val="3"/>
  </w:num>
  <w:num w:numId="11">
    <w:abstractNumId w:val="7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ytDAxMjQyMDC3MLBU0lEKTi0uzszPAykwqgUA6lC7kSwAAAA="/>
  </w:docVars>
  <w:rsids>
    <w:rsidRoot w:val="009004CE"/>
    <w:rsid w:val="00010319"/>
    <w:rsid w:val="000557E9"/>
    <w:rsid w:val="00056245"/>
    <w:rsid w:val="00063987"/>
    <w:rsid w:val="000742EE"/>
    <w:rsid w:val="0009740B"/>
    <w:rsid w:val="000A1B61"/>
    <w:rsid w:val="000B0E36"/>
    <w:rsid w:val="000C6379"/>
    <w:rsid w:val="000E7108"/>
    <w:rsid w:val="000F1A08"/>
    <w:rsid w:val="000F372A"/>
    <w:rsid w:val="001049B1"/>
    <w:rsid w:val="00123E0C"/>
    <w:rsid w:val="00133361"/>
    <w:rsid w:val="001363B4"/>
    <w:rsid w:val="00140E4B"/>
    <w:rsid w:val="00150286"/>
    <w:rsid w:val="00186C2A"/>
    <w:rsid w:val="00191319"/>
    <w:rsid w:val="001933E7"/>
    <w:rsid w:val="001A0F1C"/>
    <w:rsid w:val="001A162E"/>
    <w:rsid w:val="001A1A2F"/>
    <w:rsid w:val="001D37B3"/>
    <w:rsid w:val="001E35DC"/>
    <w:rsid w:val="001F020C"/>
    <w:rsid w:val="001F379E"/>
    <w:rsid w:val="002006BF"/>
    <w:rsid w:val="002023F9"/>
    <w:rsid w:val="00210B74"/>
    <w:rsid w:val="00260B94"/>
    <w:rsid w:val="00262F00"/>
    <w:rsid w:val="00264108"/>
    <w:rsid w:val="002701C6"/>
    <w:rsid w:val="002B0769"/>
    <w:rsid w:val="002B085A"/>
    <w:rsid w:val="002B29B8"/>
    <w:rsid w:val="002B6FAF"/>
    <w:rsid w:val="002F15A7"/>
    <w:rsid w:val="002F2F79"/>
    <w:rsid w:val="00310E88"/>
    <w:rsid w:val="00324B15"/>
    <w:rsid w:val="003256F5"/>
    <w:rsid w:val="003418DD"/>
    <w:rsid w:val="00356FA2"/>
    <w:rsid w:val="00364900"/>
    <w:rsid w:val="0036621C"/>
    <w:rsid w:val="003727E1"/>
    <w:rsid w:val="003801DB"/>
    <w:rsid w:val="00396E61"/>
    <w:rsid w:val="003B34AD"/>
    <w:rsid w:val="003F2C8A"/>
    <w:rsid w:val="00404668"/>
    <w:rsid w:val="00437FF0"/>
    <w:rsid w:val="00463E83"/>
    <w:rsid w:val="00464A61"/>
    <w:rsid w:val="004A25F5"/>
    <w:rsid w:val="004E463B"/>
    <w:rsid w:val="00510E46"/>
    <w:rsid w:val="005118FE"/>
    <w:rsid w:val="00531BE6"/>
    <w:rsid w:val="005325A3"/>
    <w:rsid w:val="005331C5"/>
    <w:rsid w:val="005359BC"/>
    <w:rsid w:val="00542AE6"/>
    <w:rsid w:val="0054443C"/>
    <w:rsid w:val="00544741"/>
    <w:rsid w:val="0054504D"/>
    <w:rsid w:val="00567DDF"/>
    <w:rsid w:val="00581621"/>
    <w:rsid w:val="00582333"/>
    <w:rsid w:val="005827C9"/>
    <w:rsid w:val="00586EF2"/>
    <w:rsid w:val="00595EB7"/>
    <w:rsid w:val="005B4844"/>
    <w:rsid w:val="005C17A1"/>
    <w:rsid w:val="005D4E7A"/>
    <w:rsid w:val="005E3196"/>
    <w:rsid w:val="005E73FD"/>
    <w:rsid w:val="005F2D5C"/>
    <w:rsid w:val="005F56B8"/>
    <w:rsid w:val="006029D2"/>
    <w:rsid w:val="00620DEB"/>
    <w:rsid w:val="00631518"/>
    <w:rsid w:val="00650742"/>
    <w:rsid w:val="0065560F"/>
    <w:rsid w:val="00667C3C"/>
    <w:rsid w:val="0067039D"/>
    <w:rsid w:val="00694FAE"/>
    <w:rsid w:val="006C4944"/>
    <w:rsid w:val="006D0B48"/>
    <w:rsid w:val="006D6CF4"/>
    <w:rsid w:val="006E31CE"/>
    <w:rsid w:val="006E4FF7"/>
    <w:rsid w:val="0072594C"/>
    <w:rsid w:val="00735C74"/>
    <w:rsid w:val="007408CF"/>
    <w:rsid w:val="00750F8F"/>
    <w:rsid w:val="0079619F"/>
    <w:rsid w:val="007978E0"/>
    <w:rsid w:val="007D1A38"/>
    <w:rsid w:val="007D7E60"/>
    <w:rsid w:val="007E22CB"/>
    <w:rsid w:val="007F1935"/>
    <w:rsid w:val="007F7BDF"/>
    <w:rsid w:val="00802516"/>
    <w:rsid w:val="0080620F"/>
    <w:rsid w:val="00811870"/>
    <w:rsid w:val="0083240D"/>
    <w:rsid w:val="00836522"/>
    <w:rsid w:val="00867F36"/>
    <w:rsid w:val="00871741"/>
    <w:rsid w:val="008A288F"/>
    <w:rsid w:val="008A7DF5"/>
    <w:rsid w:val="008E0012"/>
    <w:rsid w:val="008E06BB"/>
    <w:rsid w:val="008F73F4"/>
    <w:rsid w:val="009004CE"/>
    <w:rsid w:val="009049DD"/>
    <w:rsid w:val="00917434"/>
    <w:rsid w:val="009205AB"/>
    <w:rsid w:val="00925AAD"/>
    <w:rsid w:val="00926C4D"/>
    <w:rsid w:val="00951F16"/>
    <w:rsid w:val="00993351"/>
    <w:rsid w:val="009A4B6C"/>
    <w:rsid w:val="009C3768"/>
    <w:rsid w:val="009E29A5"/>
    <w:rsid w:val="009E350C"/>
    <w:rsid w:val="009E5953"/>
    <w:rsid w:val="00A06FF3"/>
    <w:rsid w:val="00A077C3"/>
    <w:rsid w:val="00A108C2"/>
    <w:rsid w:val="00A13A1F"/>
    <w:rsid w:val="00A239B8"/>
    <w:rsid w:val="00A364BE"/>
    <w:rsid w:val="00A52832"/>
    <w:rsid w:val="00AD3451"/>
    <w:rsid w:val="00AD7AA5"/>
    <w:rsid w:val="00B267E3"/>
    <w:rsid w:val="00B35B5E"/>
    <w:rsid w:val="00B51A28"/>
    <w:rsid w:val="00B57D96"/>
    <w:rsid w:val="00B66C92"/>
    <w:rsid w:val="00B764C0"/>
    <w:rsid w:val="00B93652"/>
    <w:rsid w:val="00B95F3F"/>
    <w:rsid w:val="00BD6686"/>
    <w:rsid w:val="00BE3C0B"/>
    <w:rsid w:val="00C13B58"/>
    <w:rsid w:val="00C13F50"/>
    <w:rsid w:val="00C87EBD"/>
    <w:rsid w:val="00C92256"/>
    <w:rsid w:val="00CA1585"/>
    <w:rsid w:val="00CA3EBC"/>
    <w:rsid w:val="00CA7C65"/>
    <w:rsid w:val="00CB77AA"/>
    <w:rsid w:val="00CF0CF1"/>
    <w:rsid w:val="00D013B7"/>
    <w:rsid w:val="00D200D3"/>
    <w:rsid w:val="00D56FF7"/>
    <w:rsid w:val="00D60A6A"/>
    <w:rsid w:val="00D721A1"/>
    <w:rsid w:val="00D8231D"/>
    <w:rsid w:val="00D91E27"/>
    <w:rsid w:val="00DA5364"/>
    <w:rsid w:val="00DB50E3"/>
    <w:rsid w:val="00DC5EC2"/>
    <w:rsid w:val="00DD092E"/>
    <w:rsid w:val="00E053C8"/>
    <w:rsid w:val="00E17CAC"/>
    <w:rsid w:val="00E37CBC"/>
    <w:rsid w:val="00E62CA4"/>
    <w:rsid w:val="00E64A7E"/>
    <w:rsid w:val="00EC48DE"/>
    <w:rsid w:val="00EC69BD"/>
    <w:rsid w:val="00EF6213"/>
    <w:rsid w:val="00F14108"/>
    <w:rsid w:val="00F15518"/>
    <w:rsid w:val="00F501CE"/>
    <w:rsid w:val="00F674F7"/>
    <w:rsid w:val="00F72048"/>
    <w:rsid w:val="00FC5242"/>
    <w:rsid w:val="00FC74BC"/>
    <w:rsid w:val="00FD35DD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8B853"/>
  <w15:chartTrackingRefBased/>
  <w15:docId w15:val="{A860169F-6390-4284-8C83-E5BC1A21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7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EE"/>
  </w:style>
  <w:style w:type="paragraph" w:styleId="Footer">
    <w:name w:val="footer"/>
    <w:basedOn w:val="Normal"/>
    <w:link w:val="Foot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EE"/>
  </w:style>
  <w:style w:type="paragraph" w:styleId="NoSpacing">
    <w:name w:val="No Spacing"/>
    <w:uiPriority w:val="1"/>
    <w:qFormat/>
    <w:rsid w:val="00D721A1"/>
    <w:pPr>
      <w:spacing w:after="0" w:line="240" w:lineRule="auto"/>
    </w:pPr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0C6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36621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6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rokomari.com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www.daraz.com.bd/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mazon.com/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92403DA6E5EF4ABBA51A62BC88F8FF" ma:contentTypeVersion="6" ma:contentTypeDescription="Create a new document." ma:contentTypeScope="" ma:versionID="2d3ea29a2fc2f9ef595368c74f438669">
  <xsd:schema xmlns:xsd="http://www.w3.org/2001/XMLSchema" xmlns:xs="http://www.w3.org/2001/XMLSchema" xmlns:p="http://schemas.microsoft.com/office/2006/metadata/properties" xmlns:ns2="0e313d05-41d7-4c14-bfea-73edb09cef36" targetNamespace="http://schemas.microsoft.com/office/2006/metadata/properties" ma:root="true" ma:fieldsID="df92fbc7db4842706d9c918b3690a754" ns2:_="">
    <xsd:import namespace="0e313d05-41d7-4c14-bfea-73edb09ce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13d05-41d7-4c14-bfea-73edb09cef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F4DAEA-A408-4A72-B5DA-2F41500A6A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91EE7B-3A75-48BD-AA73-1876C870EC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6F037E-A5F7-4F89-BE00-4FCF79EC66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13d05-41d7-4c14-bfea-73edb09ce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OOP1 Final Term Project Report                 XYZ Management System</vt:lpstr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OOP1 Final Term Project Report                 XYZ Management System</dc:title>
  <dc:subject/>
  <dc:creator>Mohaimen-Bin-Noor</dc:creator>
  <cp:keywords/>
  <dc:description/>
  <cp:lastModifiedBy>Iftekhar ifty</cp:lastModifiedBy>
  <cp:revision>9</cp:revision>
  <dcterms:created xsi:type="dcterms:W3CDTF">2021-03-15T19:00:00Z</dcterms:created>
  <dcterms:modified xsi:type="dcterms:W3CDTF">2021-04-20T03:29:00Z</dcterms:modified>
  <cp:category>GROUP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0x010100C892403DA6E5EF4ABBA51A62BC88F8FF</vt:lpwstr>
  </property>
</Properties>
</file>